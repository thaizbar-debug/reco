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81766" w:rsidRPr="00A17ED7"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center"/>
        <w:rPr>
          <w:rFonts w:ascii="Arial Narrow" w:eastAsia="Arial Narrow" w:hAnsi="Arial Narrow" w:cs="Arial Narrow"/>
          <w:b/>
          <w:sz w:val="24"/>
          <w:szCs w:val="24"/>
        </w:rPr>
      </w:pPr>
      <w:r w:rsidRPr="00A17ED7">
        <w:rPr>
          <w:rFonts w:ascii="Arial Narrow" w:eastAsia="Arial Narrow" w:hAnsi="Arial Narrow" w:cs="Arial Narrow"/>
          <w:b/>
          <w:sz w:val="24"/>
          <w:szCs w:val="24"/>
        </w:rPr>
        <w:t>AVISO DE PRIVACIDAD</w:t>
      </w:r>
    </w:p>
    <w:p w14:paraId="00000002" w14:textId="77777777" w:rsidR="00781766" w:rsidRPr="00A17ED7"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240" w:lineRule="auto"/>
        <w:jc w:val="both"/>
        <w:rPr>
          <w:rFonts w:ascii="Arial Narrow" w:eastAsia="Arial Narrow" w:hAnsi="Arial Narrow" w:cs="Arial Narrow"/>
          <w:b/>
          <w:sz w:val="24"/>
          <w:szCs w:val="24"/>
        </w:rPr>
      </w:pPr>
      <w:r w:rsidRPr="00A17ED7">
        <w:rPr>
          <w:rFonts w:ascii="Arial Narrow" w:eastAsia="Arial Narrow" w:hAnsi="Arial Narrow" w:cs="Arial Narrow"/>
          <w:b/>
          <w:sz w:val="24"/>
          <w:szCs w:val="24"/>
        </w:rPr>
        <w:t>VANET DATA S.A.C.</w:t>
      </w:r>
    </w:p>
    <w:p w14:paraId="00000003" w14:textId="77777777" w:rsidR="00781766" w:rsidRPr="00A17ED7"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240" w:lineRule="auto"/>
        <w:jc w:val="both"/>
        <w:rPr>
          <w:rFonts w:ascii="Arial Narrow" w:eastAsia="Arial Narrow" w:hAnsi="Arial Narrow" w:cs="Arial Narrow"/>
          <w:sz w:val="24"/>
          <w:szCs w:val="24"/>
        </w:rPr>
      </w:pPr>
      <w:r w:rsidRPr="00A17ED7">
        <w:rPr>
          <w:rFonts w:ascii="Arial Narrow" w:eastAsia="Arial Narrow" w:hAnsi="Arial Narrow" w:cs="Arial Narrow"/>
          <w:sz w:val="24"/>
          <w:szCs w:val="24"/>
        </w:rPr>
        <w:t xml:space="preserve">Avenida Manuel </w:t>
      </w:r>
      <w:proofErr w:type="spellStart"/>
      <w:r w:rsidRPr="00A17ED7">
        <w:rPr>
          <w:rFonts w:ascii="Arial Narrow" w:eastAsia="Arial Narrow" w:hAnsi="Arial Narrow" w:cs="Arial Narrow"/>
          <w:sz w:val="24"/>
          <w:szCs w:val="24"/>
        </w:rPr>
        <w:t>Olguin</w:t>
      </w:r>
      <w:proofErr w:type="spellEnd"/>
      <w:r w:rsidRPr="00A17ED7">
        <w:rPr>
          <w:rFonts w:ascii="Arial Narrow" w:eastAsia="Arial Narrow" w:hAnsi="Arial Narrow" w:cs="Arial Narrow"/>
          <w:sz w:val="24"/>
          <w:szCs w:val="24"/>
        </w:rPr>
        <w:t xml:space="preserve"> No. 327, Santiago de Surco, Lima, Perú</w:t>
      </w:r>
    </w:p>
    <w:p w14:paraId="00000004" w14:textId="77777777" w:rsidR="00781766" w:rsidRPr="00A17ED7" w:rsidRDefault="00000000">
      <w:pPr>
        <w:pBdr>
          <w:top w:val="none" w:sz="0" w:space="0" w:color="D9D9E3"/>
          <w:left w:val="none" w:sz="0" w:space="0" w:color="D9D9E3"/>
          <w:bottom w:val="none" w:sz="0" w:space="0" w:color="D9D9E3"/>
          <w:right w:val="none" w:sz="0" w:space="0" w:color="D9D9E3"/>
          <w:between w:val="none" w:sz="0" w:space="0" w:color="D9D9E3"/>
        </w:pBdr>
        <w:spacing w:after="300" w:line="240" w:lineRule="auto"/>
        <w:jc w:val="both"/>
        <w:rPr>
          <w:rFonts w:ascii="Arial Narrow" w:eastAsia="Arial Narrow" w:hAnsi="Arial Narrow" w:cs="Arial Narrow"/>
          <w:b/>
          <w:sz w:val="24"/>
          <w:szCs w:val="24"/>
        </w:rPr>
      </w:pPr>
      <w:r w:rsidRPr="00A17ED7">
        <w:rPr>
          <w:rFonts w:ascii="Arial Narrow" w:eastAsia="Arial Narrow" w:hAnsi="Arial Narrow" w:cs="Arial Narrow"/>
          <w:sz w:val="24"/>
          <w:szCs w:val="24"/>
        </w:rPr>
        <w:t>RUC No. 20553966800</w:t>
      </w:r>
    </w:p>
    <w:p w14:paraId="00000005" w14:textId="77777777" w:rsidR="00781766" w:rsidRPr="00A17ED7"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b/>
          <w:sz w:val="24"/>
          <w:szCs w:val="24"/>
        </w:rPr>
      </w:pPr>
      <w:r w:rsidRPr="00A17ED7">
        <w:rPr>
          <w:rFonts w:ascii="Arial Narrow" w:eastAsia="Arial Narrow" w:hAnsi="Arial Narrow" w:cs="Arial Narrow"/>
          <w:b/>
          <w:sz w:val="24"/>
          <w:szCs w:val="24"/>
        </w:rPr>
        <w:t>1.-RESPONSABLE DEL TRATAMIENTO DE DATOS PERSONALES</w:t>
      </w:r>
    </w:p>
    <w:p w14:paraId="00000006" w14:textId="5CD62E43" w:rsidR="00781766" w:rsidRPr="00A17ED7"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sz w:val="24"/>
          <w:szCs w:val="24"/>
        </w:rPr>
      </w:pPr>
      <w:r w:rsidRPr="00A17ED7">
        <w:rPr>
          <w:rFonts w:ascii="Arial Narrow" w:eastAsia="Arial Narrow" w:hAnsi="Arial Narrow" w:cs="Arial Narrow"/>
          <w:b/>
          <w:sz w:val="24"/>
          <w:szCs w:val="24"/>
        </w:rPr>
        <w:t>VANET DATA S.A.C.,</w:t>
      </w:r>
      <w:r w:rsidRPr="00A17ED7">
        <w:rPr>
          <w:rFonts w:ascii="Arial Narrow" w:eastAsia="Arial Narrow" w:hAnsi="Arial Narrow" w:cs="Arial Narrow"/>
          <w:sz w:val="24"/>
          <w:szCs w:val="24"/>
        </w:rPr>
        <w:t xml:space="preserve"> en adelante</w:t>
      </w:r>
      <w:r w:rsidRPr="00A17ED7">
        <w:rPr>
          <w:rFonts w:ascii="Arial Narrow" w:eastAsia="Arial Narrow" w:hAnsi="Arial Narrow" w:cs="Arial Narrow"/>
          <w:b/>
          <w:sz w:val="24"/>
          <w:szCs w:val="24"/>
        </w:rPr>
        <w:t xml:space="preserve"> "RECO"</w:t>
      </w:r>
      <w:r w:rsidRPr="00A17ED7">
        <w:rPr>
          <w:rFonts w:ascii="Arial Narrow" w:eastAsia="Arial Narrow" w:hAnsi="Arial Narrow" w:cs="Arial Narrow"/>
          <w:sz w:val="24"/>
          <w:szCs w:val="24"/>
        </w:rPr>
        <w:t xml:space="preserve">, con domicilio en </w:t>
      </w:r>
      <w:r w:rsidRPr="00A17ED7">
        <w:rPr>
          <w:rFonts w:ascii="Arial Narrow" w:eastAsia="Arial Narrow" w:hAnsi="Arial Narrow" w:cs="Arial Narrow"/>
          <w:b/>
          <w:sz w:val="24"/>
          <w:szCs w:val="24"/>
        </w:rPr>
        <w:t xml:space="preserve">Avenida Manuel </w:t>
      </w:r>
      <w:proofErr w:type="spellStart"/>
      <w:r w:rsidRPr="00A17ED7">
        <w:rPr>
          <w:rFonts w:ascii="Arial Narrow" w:eastAsia="Arial Narrow" w:hAnsi="Arial Narrow" w:cs="Arial Narrow"/>
          <w:b/>
          <w:sz w:val="24"/>
          <w:szCs w:val="24"/>
        </w:rPr>
        <w:t>Olguin</w:t>
      </w:r>
      <w:proofErr w:type="spellEnd"/>
      <w:r w:rsidRPr="00A17ED7">
        <w:rPr>
          <w:rFonts w:ascii="Arial Narrow" w:eastAsia="Arial Narrow" w:hAnsi="Arial Narrow" w:cs="Arial Narrow"/>
          <w:b/>
          <w:sz w:val="24"/>
          <w:szCs w:val="24"/>
        </w:rPr>
        <w:t xml:space="preserve"> No. 327, Santiago de Surco, Lima, Perú,</w:t>
      </w:r>
      <w:r w:rsidRPr="00A17ED7">
        <w:rPr>
          <w:rFonts w:ascii="Arial Narrow" w:eastAsia="Arial Narrow" w:hAnsi="Arial Narrow" w:cs="Arial Narrow"/>
          <w:sz w:val="24"/>
          <w:szCs w:val="24"/>
        </w:rPr>
        <w:t xml:space="preserve"> </w:t>
      </w:r>
      <w:commentRangeStart w:id="0"/>
      <w:r w:rsidRPr="00A17ED7">
        <w:rPr>
          <w:rFonts w:ascii="Arial Narrow" w:eastAsia="Arial Narrow" w:hAnsi="Arial Narrow" w:cs="Arial Narrow"/>
          <w:sz w:val="24"/>
          <w:szCs w:val="24"/>
        </w:rPr>
        <w:t xml:space="preserve">y representada legalmente por </w:t>
      </w:r>
      <w:r w:rsidRPr="00A17ED7">
        <w:rPr>
          <w:rFonts w:ascii="Arial Narrow" w:eastAsia="Arial Narrow" w:hAnsi="Arial Narrow" w:cs="Arial Narrow"/>
          <w:b/>
          <w:sz w:val="24"/>
          <w:szCs w:val="24"/>
        </w:rPr>
        <w:t xml:space="preserve">Ricardo Ramon </w:t>
      </w:r>
      <w:proofErr w:type="spellStart"/>
      <w:r w:rsidRPr="00A17ED7">
        <w:rPr>
          <w:rFonts w:ascii="Arial Narrow" w:eastAsia="Arial Narrow" w:hAnsi="Arial Narrow" w:cs="Arial Narrow"/>
          <w:b/>
          <w:sz w:val="24"/>
          <w:szCs w:val="24"/>
        </w:rPr>
        <w:t>Barthelmess</w:t>
      </w:r>
      <w:proofErr w:type="spellEnd"/>
      <w:r w:rsidRPr="00A17ED7">
        <w:rPr>
          <w:rFonts w:ascii="Arial Narrow" w:eastAsia="Arial Narrow" w:hAnsi="Arial Narrow" w:cs="Arial Narrow"/>
          <w:b/>
          <w:sz w:val="24"/>
          <w:szCs w:val="24"/>
        </w:rPr>
        <w:t xml:space="preserve"> Saco</w:t>
      </w:r>
      <w:r w:rsidRPr="00A17ED7">
        <w:rPr>
          <w:rFonts w:ascii="Arial Narrow" w:eastAsia="Arial Narrow" w:hAnsi="Arial Narrow" w:cs="Arial Narrow"/>
          <w:sz w:val="24"/>
          <w:szCs w:val="24"/>
        </w:rPr>
        <w:t xml:space="preserve">, identificado con DNI </w:t>
      </w:r>
      <w:r w:rsidRPr="00A17ED7">
        <w:rPr>
          <w:rFonts w:ascii="Arial Narrow" w:eastAsia="Arial Narrow" w:hAnsi="Arial Narrow" w:cs="Arial Narrow"/>
          <w:b/>
          <w:sz w:val="24"/>
          <w:szCs w:val="24"/>
        </w:rPr>
        <w:t>No. 09868361</w:t>
      </w:r>
      <w:r w:rsidRPr="00A17ED7">
        <w:rPr>
          <w:rFonts w:ascii="Arial Narrow" w:eastAsia="Arial Narrow" w:hAnsi="Arial Narrow" w:cs="Arial Narrow"/>
          <w:sz w:val="24"/>
          <w:szCs w:val="24"/>
        </w:rPr>
        <w:t xml:space="preserve">, </w:t>
      </w:r>
      <w:commentRangeEnd w:id="0"/>
      <w:r w:rsidR="00B87C29" w:rsidRPr="00A17ED7">
        <w:rPr>
          <w:rStyle w:val="Refdecomentario"/>
        </w:rPr>
        <w:commentReference w:id="0"/>
      </w:r>
      <w:r w:rsidRPr="00A17ED7">
        <w:rPr>
          <w:rFonts w:ascii="Arial Narrow" w:eastAsia="Arial Narrow" w:hAnsi="Arial Narrow" w:cs="Arial Narrow"/>
          <w:sz w:val="24"/>
          <w:szCs w:val="24"/>
        </w:rPr>
        <w:t xml:space="preserve">según consta en la partida electrónica </w:t>
      </w:r>
      <w:r w:rsidRPr="00A17ED7">
        <w:rPr>
          <w:rFonts w:ascii="Arial Narrow" w:eastAsia="Arial Narrow" w:hAnsi="Arial Narrow" w:cs="Arial Narrow"/>
          <w:b/>
          <w:sz w:val="24"/>
          <w:szCs w:val="24"/>
        </w:rPr>
        <w:t xml:space="preserve">No. 12927369 </w:t>
      </w:r>
      <w:r w:rsidRPr="00A17ED7">
        <w:rPr>
          <w:rFonts w:ascii="Arial Narrow" w:eastAsia="Arial Narrow" w:hAnsi="Arial Narrow" w:cs="Arial Narrow"/>
          <w:sz w:val="24"/>
          <w:szCs w:val="24"/>
        </w:rPr>
        <w:t xml:space="preserve">del Registro de Personas Jurídicas de Lima, actúa como responsable del tratamiento de los datos personales de </w:t>
      </w:r>
      <w:ins w:id="1" w:author="Egas, Alexandra" w:date="2024-06-06T12:54:00Z">
        <w:r w:rsidR="00FF3D56" w:rsidRPr="00BD45D6">
          <w:rPr>
            <w:rFonts w:ascii="Arial Narrow" w:eastAsia="Arial Narrow" w:hAnsi="Arial Narrow" w:cs="Arial Narrow"/>
            <w:b/>
            <w:bCs/>
            <w:sz w:val="24"/>
            <w:szCs w:val="24"/>
          </w:rPr>
          <w:t>EL USUARIO</w:t>
        </w:r>
        <w:r w:rsidR="00FF3D56">
          <w:rPr>
            <w:rFonts w:ascii="Arial Narrow" w:eastAsia="Arial Narrow" w:hAnsi="Arial Narrow" w:cs="Arial Narrow"/>
            <w:sz w:val="24"/>
            <w:szCs w:val="24"/>
          </w:rPr>
          <w:t xml:space="preserve"> (definido más adelante)</w:t>
        </w:r>
      </w:ins>
      <w:del w:id="2" w:author="Egas, Alexandra" w:date="2024-06-06T12:54:00Z">
        <w:r w:rsidRPr="00A17ED7" w:rsidDel="00FF3D56">
          <w:rPr>
            <w:rFonts w:ascii="Arial Narrow" w:eastAsia="Arial Narrow" w:hAnsi="Arial Narrow" w:cs="Arial Narrow"/>
            <w:sz w:val="24"/>
            <w:szCs w:val="24"/>
          </w:rPr>
          <w:delText xml:space="preserve">los individuos que adquieran bienes o servicios de </w:delText>
        </w:r>
        <w:r w:rsidRPr="00A17ED7" w:rsidDel="00FF3D56">
          <w:rPr>
            <w:rFonts w:ascii="Arial Narrow" w:eastAsia="Arial Narrow" w:hAnsi="Arial Narrow" w:cs="Arial Narrow"/>
            <w:b/>
            <w:sz w:val="24"/>
            <w:szCs w:val="24"/>
          </w:rPr>
          <w:delText>RECO</w:delText>
        </w:r>
      </w:del>
      <w:r w:rsidRPr="00A17ED7">
        <w:rPr>
          <w:rFonts w:ascii="Arial Narrow" w:eastAsia="Arial Narrow" w:hAnsi="Arial Narrow" w:cs="Arial Narrow"/>
          <w:sz w:val="24"/>
          <w:szCs w:val="24"/>
        </w:rPr>
        <w:t>, en estricto cumplimiento de la normativa vigente de protección de datos.</w:t>
      </w:r>
    </w:p>
    <w:p w14:paraId="00000007" w14:textId="049D8BE1" w:rsidR="00781766" w:rsidRPr="00A17ED7"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b/>
          <w:sz w:val="24"/>
          <w:szCs w:val="24"/>
        </w:rPr>
      </w:pPr>
      <w:r w:rsidRPr="00A17ED7">
        <w:rPr>
          <w:rFonts w:ascii="Arial Narrow" w:eastAsia="Arial Narrow" w:hAnsi="Arial Narrow" w:cs="Arial Narrow"/>
          <w:sz w:val="24"/>
          <w:szCs w:val="24"/>
        </w:rPr>
        <w:t xml:space="preserve">Este </w:t>
      </w:r>
      <w:ins w:id="3" w:author="Egas, Alexandra" w:date="2024-06-06T12:54:00Z">
        <w:r w:rsidR="00FF3D56">
          <w:rPr>
            <w:rFonts w:ascii="Arial Narrow" w:eastAsia="Arial Narrow" w:hAnsi="Arial Narrow" w:cs="Arial Narrow"/>
            <w:sz w:val="24"/>
            <w:szCs w:val="24"/>
          </w:rPr>
          <w:t>A</w:t>
        </w:r>
      </w:ins>
      <w:del w:id="4" w:author="Egas, Alexandra" w:date="2024-06-06T12:54:00Z">
        <w:r w:rsidRPr="00A17ED7" w:rsidDel="00FF3D56">
          <w:rPr>
            <w:rFonts w:ascii="Arial Narrow" w:eastAsia="Arial Narrow" w:hAnsi="Arial Narrow" w:cs="Arial Narrow"/>
            <w:sz w:val="24"/>
            <w:szCs w:val="24"/>
          </w:rPr>
          <w:delText>a</w:delText>
        </w:r>
      </w:del>
      <w:r w:rsidRPr="00A17ED7">
        <w:rPr>
          <w:rFonts w:ascii="Arial Narrow" w:eastAsia="Arial Narrow" w:hAnsi="Arial Narrow" w:cs="Arial Narrow"/>
          <w:sz w:val="24"/>
          <w:szCs w:val="24"/>
        </w:rPr>
        <w:t xml:space="preserve">viso de </w:t>
      </w:r>
      <w:ins w:id="5" w:author="Egas, Alexandra" w:date="2024-06-06T12:54:00Z">
        <w:r w:rsidR="00FF3D56">
          <w:rPr>
            <w:rFonts w:ascii="Arial Narrow" w:eastAsia="Arial Narrow" w:hAnsi="Arial Narrow" w:cs="Arial Narrow"/>
            <w:sz w:val="24"/>
            <w:szCs w:val="24"/>
          </w:rPr>
          <w:t>P</w:t>
        </w:r>
      </w:ins>
      <w:del w:id="6" w:author="Egas, Alexandra" w:date="2024-06-06T12:54:00Z">
        <w:r w:rsidRPr="00A17ED7" w:rsidDel="00FF3D56">
          <w:rPr>
            <w:rFonts w:ascii="Arial Narrow" w:eastAsia="Arial Narrow" w:hAnsi="Arial Narrow" w:cs="Arial Narrow"/>
            <w:sz w:val="24"/>
            <w:szCs w:val="24"/>
          </w:rPr>
          <w:delText>p</w:delText>
        </w:r>
      </w:del>
      <w:r w:rsidRPr="00A17ED7">
        <w:rPr>
          <w:rFonts w:ascii="Arial Narrow" w:eastAsia="Arial Narrow" w:hAnsi="Arial Narrow" w:cs="Arial Narrow"/>
          <w:sz w:val="24"/>
          <w:szCs w:val="24"/>
        </w:rPr>
        <w:t xml:space="preserve">rivacidad es aplicable </w:t>
      </w:r>
      <w:commentRangeStart w:id="7"/>
      <w:r w:rsidRPr="00A17ED7">
        <w:rPr>
          <w:rFonts w:ascii="Arial Narrow" w:eastAsia="Arial Narrow" w:hAnsi="Arial Narrow" w:cs="Arial Narrow"/>
          <w:sz w:val="24"/>
          <w:szCs w:val="24"/>
        </w:rPr>
        <w:t>a l</w:t>
      </w:r>
      <w:ins w:id="8" w:author="Egas, Alexandra" w:date="2024-06-06T10:47:00Z">
        <w:r w:rsidR="00B87C29" w:rsidRPr="00A17ED7">
          <w:rPr>
            <w:rFonts w:ascii="Arial Narrow" w:eastAsia="Arial Narrow" w:hAnsi="Arial Narrow" w:cs="Arial Narrow"/>
            <w:sz w:val="24"/>
            <w:szCs w:val="24"/>
          </w:rPr>
          <w:t>a</w:t>
        </w:r>
      </w:ins>
      <w:del w:id="9" w:author="Egas, Alexandra" w:date="2024-06-06T10:47:00Z">
        <w:r w:rsidRPr="00A17ED7" w:rsidDel="00B87C29">
          <w:rPr>
            <w:rFonts w:ascii="Arial Narrow" w:eastAsia="Arial Narrow" w:hAnsi="Arial Narrow" w:cs="Arial Narrow"/>
            <w:sz w:val="24"/>
            <w:szCs w:val="24"/>
          </w:rPr>
          <w:delText>o</w:delText>
        </w:r>
      </w:del>
      <w:r w:rsidRPr="00A17ED7">
        <w:rPr>
          <w:rFonts w:ascii="Arial Narrow" w:eastAsia="Arial Narrow" w:hAnsi="Arial Narrow" w:cs="Arial Narrow"/>
          <w:sz w:val="24"/>
          <w:szCs w:val="24"/>
        </w:rPr>
        <w:t xml:space="preserve">s </w:t>
      </w:r>
      <w:del w:id="10" w:author="Egas, Alexandra" w:date="2024-06-06T10:46:00Z">
        <w:r w:rsidRPr="00A17ED7" w:rsidDel="00B87C29">
          <w:rPr>
            <w:rFonts w:ascii="Arial Narrow" w:eastAsia="Arial Narrow" w:hAnsi="Arial Narrow" w:cs="Arial Narrow"/>
            <w:sz w:val="24"/>
            <w:szCs w:val="24"/>
          </w:rPr>
          <w:delText>individuos que adquieran bienes o servicios</w:delText>
        </w:r>
      </w:del>
      <w:ins w:id="11" w:author="Egas, Alexandra" w:date="2024-06-06T10:46:00Z">
        <w:r w:rsidR="00B87C29" w:rsidRPr="00A17ED7">
          <w:rPr>
            <w:rFonts w:ascii="Arial Narrow" w:eastAsia="Arial Narrow" w:hAnsi="Arial Narrow" w:cs="Arial Narrow"/>
            <w:sz w:val="24"/>
            <w:szCs w:val="24"/>
          </w:rPr>
          <w:t>per</w:t>
        </w:r>
      </w:ins>
      <w:ins w:id="12" w:author="Egas, Alexandra" w:date="2024-06-06T10:47:00Z">
        <w:r w:rsidR="00B87C29" w:rsidRPr="00A17ED7">
          <w:rPr>
            <w:rFonts w:ascii="Arial Narrow" w:eastAsia="Arial Narrow" w:hAnsi="Arial Narrow" w:cs="Arial Narrow"/>
            <w:sz w:val="24"/>
            <w:szCs w:val="24"/>
          </w:rPr>
          <w:t>sonas naturales que hacen uso</w:t>
        </w:r>
      </w:ins>
      <w:ins w:id="13" w:author="Egas, Alexandra" w:date="2024-06-06T12:54:00Z">
        <w:r w:rsidR="00FF3D56">
          <w:rPr>
            <w:rFonts w:ascii="Arial Narrow" w:eastAsia="Arial Narrow" w:hAnsi="Arial Narrow" w:cs="Arial Narrow"/>
            <w:sz w:val="24"/>
            <w:szCs w:val="24"/>
          </w:rPr>
          <w:t xml:space="preserve"> de este sitio web, es </w:t>
        </w:r>
        <w:proofErr w:type="gramStart"/>
        <w:r w:rsidR="00FF3D56">
          <w:rPr>
            <w:rFonts w:ascii="Arial Narrow" w:eastAsia="Arial Narrow" w:hAnsi="Arial Narrow" w:cs="Arial Narrow"/>
            <w:sz w:val="24"/>
            <w:szCs w:val="24"/>
          </w:rPr>
          <w:t>decir</w:t>
        </w:r>
      </w:ins>
      <w:proofErr w:type="gramEnd"/>
      <w:ins w:id="14" w:author="Egas, Alexandra" w:date="2024-06-06T10:47:00Z">
        <w:r w:rsidR="00B87C29" w:rsidRPr="00A17ED7">
          <w:rPr>
            <w:rFonts w:ascii="Arial Narrow" w:eastAsia="Arial Narrow" w:hAnsi="Arial Narrow" w:cs="Arial Narrow"/>
            <w:sz w:val="24"/>
            <w:szCs w:val="24"/>
          </w:rPr>
          <w:t xml:space="preserve"> de la Plataforma [</w:t>
        </w:r>
        <w:r w:rsidR="00B87C29" w:rsidRPr="00FE54FA">
          <w:rPr>
            <w:rFonts w:ascii="Arial Narrow" w:eastAsia="Arial Narrow" w:hAnsi="Arial Narrow" w:cs="Arial Narrow"/>
            <w:sz w:val="24"/>
            <w:szCs w:val="24"/>
            <w:highlight w:val="yellow"/>
          </w:rPr>
          <w:t>ingresar nombre</w:t>
        </w:r>
        <w:r w:rsidR="00B87C29" w:rsidRPr="00A17ED7">
          <w:rPr>
            <w:rFonts w:ascii="Arial Narrow" w:eastAsia="Arial Narrow" w:hAnsi="Arial Narrow" w:cs="Arial Narrow"/>
            <w:sz w:val="24"/>
            <w:szCs w:val="24"/>
          </w:rPr>
          <w:t>]</w:t>
        </w:r>
      </w:ins>
      <w:r w:rsidRPr="00A17ED7">
        <w:rPr>
          <w:rFonts w:ascii="Arial Narrow" w:eastAsia="Arial Narrow" w:hAnsi="Arial Narrow" w:cs="Arial Narrow"/>
          <w:sz w:val="24"/>
          <w:szCs w:val="24"/>
        </w:rPr>
        <w:t xml:space="preserve"> </w:t>
      </w:r>
      <w:commentRangeEnd w:id="7"/>
      <w:r w:rsidR="00B87C29" w:rsidRPr="00A17ED7">
        <w:rPr>
          <w:rStyle w:val="Refdecomentario"/>
        </w:rPr>
        <w:commentReference w:id="7"/>
      </w:r>
      <w:r w:rsidRPr="00A17ED7">
        <w:rPr>
          <w:rFonts w:ascii="Arial Narrow" w:eastAsia="Arial Narrow" w:hAnsi="Arial Narrow" w:cs="Arial Narrow"/>
          <w:sz w:val="24"/>
          <w:szCs w:val="24"/>
        </w:rPr>
        <w:t xml:space="preserve">(en adelante, </w:t>
      </w:r>
      <w:r w:rsidRPr="00A17ED7">
        <w:rPr>
          <w:rFonts w:ascii="Arial Narrow" w:eastAsia="Arial Narrow" w:hAnsi="Arial Narrow" w:cs="Arial Narrow"/>
          <w:b/>
          <w:sz w:val="24"/>
          <w:szCs w:val="24"/>
        </w:rPr>
        <w:t>'</w:t>
      </w:r>
      <w:ins w:id="15" w:author="Egas, Alexandra" w:date="2024-06-06T10:55:00Z">
        <w:r w:rsidR="00A17ED7" w:rsidRPr="00A17ED7">
          <w:rPr>
            <w:rFonts w:ascii="Arial Narrow" w:eastAsia="Arial Narrow" w:hAnsi="Arial Narrow" w:cs="Arial Narrow"/>
            <w:b/>
            <w:sz w:val="24"/>
            <w:szCs w:val="24"/>
          </w:rPr>
          <w:t xml:space="preserve">EL </w:t>
        </w:r>
      </w:ins>
      <w:r w:rsidRPr="00A17ED7">
        <w:rPr>
          <w:rFonts w:ascii="Arial Narrow" w:eastAsia="Arial Narrow" w:hAnsi="Arial Narrow" w:cs="Arial Narrow"/>
          <w:b/>
          <w:sz w:val="24"/>
          <w:szCs w:val="24"/>
        </w:rPr>
        <w:t>USUARIO'</w:t>
      </w:r>
      <w:r w:rsidRPr="00A17ED7">
        <w:rPr>
          <w:rFonts w:ascii="Arial Narrow" w:eastAsia="Arial Narrow" w:hAnsi="Arial Narrow" w:cs="Arial Narrow"/>
          <w:sz w:val="24"/>
          <w:szCs w:val="24"/>
        </w:rPr>
        <w:t>) proporcionad</w:t>
      </w:r>
      <w:ins w:id="16" w:author="Egas, Alexandra" w:date="2024-06-06T12:54:00Z">
        <w:r w:rsidR="00FF3D56">
          <w:rPr>
            <w:rFonts w:ascii="Arial Narrow" w:eastAsia="Arial Narrow" w:hAnsi="Arial Narrow" w:cs="Arial Narrow"/>
            <w:sz w:val="24"/>
            <w:szCs w:val="24"/>
          </w:rPr>
          <w:t>a</w:t>
        </w:r>
      </w:ins>
      <w:del w:id="17" w:author="Egas, Alexandra" w:date="2024-06-06T12:54:00Z">
        <w:r w:rsidRPr="00A17ED7" w:rsidDel="00FF3D56">
          <w:rPr>
            <w:rFonts w:ascii="Arial Narrow" w:eastAsia="Arial Narrow" w:hAnsi="Arial Narrow" w:cs="Arial Narrow"/>
            <w:sz w:val="24"/>
            <w:szCs w:val="24"/>
          </w:rPr>
          <w:delText>os</w:delText>
        </w:r>
      </w:del>
      <w:r w:rsidRPr="00A17ED7">
        <w:rPr>
          <w:rFonts w:ascii="Arial Narrow" w:eastAsia="Arial Narrow" w:hAnsi="Arial Narrow" w:cs="Arial Narrow"/>
          <w:sz w:val="24"/>
          <w:szCs w:val="24"/>
        </w:rPr>
        <w:t xml:space="preserve"> por </w:t>
      </w:r>
      <w:r w:rsidRPr="00A17ED7">
        <w:rPr>
          <w:rFonts w:ascii="Arial Narrow" w:eastAsia="Arial Narrow" w:hAnsi="Arial Narrow" w:cs="Arial Narrow"/>
          <w:b/>
          <w:sz w:val="24"/>
          <w:szCs w:val="24"/>
        </w:rPr>
        <w:t>RECO. EL USUARIO</w:t>
      </w:r>
      <w:r w:rsidRPr="00A17ED7">
        <w:rPr>
          <w:rFonts w:ascii="Arial Narrow" w:eastAsia="Arial Narrow" w:hAnsi="Arial Narrow" w:cs="Arial Narrow"/>
          <w:sz w:val="24"/>
          <w:szCs w:val="24"/>
        </w:rPr>
        <w:t xml:space="preserve"> debe leer, comprender y aceptar todas las condiciones establecidas en este documento, antes de su registro como </w:t>
      </w:r>
      <w:commentRangeStart w:id="18"/>
      <w:r w:rsidRPr="00A17ED7">
        <w:rPr>
          <w:rFonts w:ascii="Arial Narrow" w:eastAsia="Arial Narrow" w:hAnsi="Arial Narrow" w:cs="Arial Narrow"/>
          <w:sz w:val="24"/>
          <w:szCs w:val="24"/>
        </w:rPr>
        <w:t xml:space="preserve">Usuario de la </w:t>
      </w:r>
      <w:ins w:id="19" w:author="Egas, Alexandra" w:date="2024-06-06T10:55:00Z">
        <w:r w:rsidR="00A17ED7" w:rsidRPr="00A17ED7">
          <w:rPr>
            <w:rFonts w:ascii="Arial Narrow" w:eastAsia="Arial Narrow" w:hAnsi="Arial Narrow" w:cs="Arial Narrow"/>
            <w:sz w:val="24"/>
            <w:szCs w:val="24"/>
          </w:rPr>
          <w:t>Plataforma</w:t>
        </w:r>
      </w:ins>
      <w:del w:id="20" w:author="Egas, Alexandra" w:date="2024-06-06T10:55:00Z">
        <w:r w:rsidRPr="00A17ED7" w:rsidDel="00A17ED7">
          <w:rPr>
            <w:rFonts w:ascii="Arial Narrow" w:eastAsia="Arial Narrow" w:hAnsi="Arial Narrow" w:cs="Arial Narrow"/>
            <w:sz w:val="24"/>
            <w:szCs w:val="24"/>
          </w:rPr>
          <w:delText>Aplicación</w:delText>
        </w:r>
        <w:commentRangeEnd w:id="18"/>
        <w:r w:rsidR="00B87C29" w:rsidRPr="00A17ED7" w:rsidDel="00A17ED7">
          <w:rPr>
            <w:rStyle w:val="Refdecomentario"/>
          </w:rPr>
          <w:commentReference w:id="18"/>
        </w:r>
        <w:r w:rsidRPr="00A17ED7" w:rsidDel="00A17ED7">
          <w:rPr>
            <w:rFonts w:ascii="Arial Narrow" w:eastAsia="Arial Narrow" w:hAnsi="Arial Narrow" w:cs="Arial Narrow"/>
            <w:sz w:val="24"/>
            <w:szCs w:val="24"/>
          </w:rPr>
          <w:delText>.</w:delText>
        </w:r>
      </w:del>
      <w:r w:rsidRPr="00A17ED7">
        <w:rPr>
          <w:rFonts w:ascii="Arial Narrow" w:eastAsia="Arial Narrow" w:hAnsi="Arial Narrow" w:cs="Arial Narrow"/>
          <w:sz w:val="24"/>
          <w:szCs w:val="24"/>
        </w:rPr>
        <w:t xml:space="preserve"> Asimismo, es requisito que </w:t>
      </w:r>
      <w:r w:rsidRPr="00A17ED7">
        <w:rPr>
          <w:rFonts w:ascii="Arial Narrow" w:eastAsia="Arial Narrow" w:hAnsi="Arial Narrow" w:cs="Arial Narrow"/>
          <w:b/>
          <w:sz w:val="24"/>
          <w:szCs w:val="24"/>
        </w:rPr>
        <w:t>EL USUARIO</w:t>
      </w:r>
      <w:r w:rsidRPr="00A17ED7">
        <w:rPr>
          <w:rFonts w:ascii="Arial Narrow" w:eastAsia="Arial Narrow" w:hAnsi="Arial Narrow" w:cs="Arial Narrow"/>
          <w:sz w:val="24"/>
          <w:szCs w:val="24"/>
        </w:rPr>
        <w:t xml:space="preserve"> sea mayor de edad para poder utilizar la </w:t>
      </w:r>
      <w:ins w:id="21" w:author="Egas, Alexandra" w:date="2024-06-06T10:55:00Z">
        <w:r w:rsidR="00A17ED7" w:rsidRPr="00A17ED7">
          <w:rPr>
            <w:rFonts w:ascii="Arial Narrow" w:eastAsia="Arial Narrow" w:hAnsi="Arial Narrow" w:cs="Arial Narrow"/>
            <w:sz w:val="24"/>
            <w:szCs w:val="24"/>
          </w:rPr>
          <w:t>Plataforma</w:t>
        </w:r>
      </w:ins>
      <w:del w:id="22" w:author="Egas, Alexandra" w:date="2024-06-06T10:55:00Z">
        <w:r w:rsidRPr="00A17ED7" w:rsidDel="00A17ED7">
          <w:rPr>
            <w:rFonts w:ascii="Arial Narrow" w:eastAsia="Arial Narrow" w:hAnsi="Arial Narrow" w:cs="Arial Narrow"/>
            <w:sz w:val="24"/>
            <w:szCs w:val="24"/>
          </w:rPr>
          <w:delText>Aplicación</w:delText>
        </w:r>
      </w:del>
      <w:r w:rsidRPr="00A17ED7">
        <w:rPr>
          <w:rFonts w:ascii="Arial Narrow" w:eastAsia="Arial Narrow" w:hAnsi="Arial Narrow" w:cs="Arial Narrow"/>
          <w:sz w:val="24"/>
          <w:szCs w:val="24"/>
        </w:rPr>
        <w:t xml:space="preserve"> y realizar compras en la misma.</w:t>
      </w:r>
    </w:p>
    <w:p w14:paraId="576359DB" w14:textId="3007D3B0" w:rsidR="00A17ED7" w:rsidRPr="00A17ED7"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ins w:id="23" w:author="Egas, Alexandra" w:date="2024-06-06T10:58:00Z"/>
          <w:rFonts w:ascii="Arial Narrow" w:eastAsia="Arial Narrow" w:hAnsi="Arial Narrow" w:cs="Arial Narrow"/>
          <w:b/>
          <w:sz w:val="24"/>
          <w:szCs w:val="24"/>
        </w:rPr>
      </w:pPr>
      <w:r w:rsidRPr="00A17ED7">
        <w:rPr>
          <w:rFonts w:ascii="Arial Narrow" w:eastAsia="Arial Narrow" w:hAnsi="Arial Narrow" w:cs="Arial Narrow"/>
          <w:b/>
          <w:sz w:val="24"/>
          <w:szCs w:val="24"/>
        </w:rPr>
        <w:t>2.-</w:t>
      </w:r>
      <w:ins w:id="24" w:author="Egas, Alexandra" w:date="2024-06-06T10:58:00Z">
        <w:r w:rsidR="00A17ED7" w:rsidRPr="00A17ED7">
          <w:rPr>
            <w:rFonts w:ascii="Arial Narrow" w:eastAsia="Arial Narrow" w:hAnsi="Arial Narrow" w:cs="Arial Narrow"/>
            <w:b/>
            <w:sz w:val="24"/>
            <w:szCs w:val="24"/>
          </w:rPr>
          <w:t xml:space="preserve"> BANCO DE DATOS PERSONALES</w:t>
        </w:r>
      </w:ins>
    </w:p>
    <w:p w14:paraId="504CCB61" w14:textId="4C5B56F7" w:rsidR="00A17ED7" w:rsidRPr="00FE54FA" w:rsidRDefault="00A17ED7">
      <w:pPr>
        <w:pBdr>
          <w:top w:val="none" w:sz="0" w:space="0" w:color="D9D9E3"/>
          <w:left w:val="none" w:sz="0" w:space="0" w:color="D9D9E3"/>
          <w:bottom w:val="none" w:sz="0" w:space="0" w:color="D9D9E3"/>
          <w:right w:val="none" w:sz="0" w:space="0" w:color="D9D9E3"/>
          <w:between w:val="none" w:sz="0" w:space="0" w:color="D9D9E3"/>
        </w:pBdr>
        <w:spacing w:before="300" w:after="300"/>
        <w:jc w:val="both"/>
        <w:rPr>
          <w:ins w:id="25" w:author="Egas, Alexandra" w:date="2024-06-06T10:58:00Z"/>
          <w:rFonts w:ascii="Arial Narrow" w:eastAsia="Arial Narrow" w:hAnsi="Arial Narrow" w:cs="Arial Narrow"/>
          <w:bCs/>
          <w:sz w:val="24"/>
          <w:szCs w:val="24"/>
        </w:rPr>
      </w:pPr>
      <w:commentRangeStart w:id="26"/>
      <w:ins w:id="27" w:author="Egas, Alexandra" w:date="2024-06-06T10:58:00Z">
        <w:r w:rsidRPr="00A17ED7">
          <w:rPr>
            <w:rFonts w:ascii="Arial Narrow" w:eastAsia="Arial Narrow" w:hAnsi="Arial Narrow" w:cs="Arial Narrow"/>
            <w:b/>
            <w:sz w:val="24"/>
            <w:szCs w:val="24"/>
          </w:rPr>
          <w:t xml:space="preserve">RECO </w:t>
        </w:r>
        <w:r w:rsidRPr="00A17ED7">
          <w:rPr>
            <w:rFonts w:ascii="Arial Narrow" w:eastAsia="Arial Narrow" w:hAnsi="Arial Narrow" w:cs="Arial Narrow"/>
            <w:bCs/>
            <w:sz w:val="24"/>
            <w:szCs w:val="24"/>
          </w:rPr>
          <w:t>es titular del banco de datos personales denominado “Usuarios Web”</w:t>
        </w:r>
      </w:ins>
      <w:ins w:id="28" w:author="Egas, Alexandra" w:date="2024-06-06T10:59:00Z">
        <w:r w:rsidRPr="00A17ED7">
          <w:rPr>
            <w:rFonts w:ascii="Arial Narrow" w:eastAsia="Arial Narrow" w:hAnsi="Arial Narrow" w:cs="Arial Narrow"/>
            <w:bCs/>
            <w:sz w:val="24"/>
            <w:szCs w:val="24"/>
          </w:rPr>
          <w:t xml:space="preserve">, por lo que sus datos serán guardados </w:t>
        </w:r>
      </w:ins>
      <w:ins w:id="29" w:author="Egas, Alexandra" w:date="2024-06-06T11:02:00Z">
        <w:r w:rsidRPr="00A17ED7">
          <w:rPr>
            <w:rFonts w:ascii="Arial Narrow" w:eastAsia="Arial Narrow" w:hAnsi="Arial Narrow" w:cs="Arial Narrow"/>
            <w:bCs/>
            <w:sz w:val="24"/>
            <w:szCs w:val="24"/>
          </w:rPr>
          <w:t>en dicho banco de datos.</w:t>
        </w:r>
      </w:ins>
      <w:commentRangeEnd w:id="26"/>
      <w:ins w:id="30" w:author="Egas, Alexandra" w:date="2024-06-06T11:03:00Z">
        <w:r w:rsidRPr="00A17ED7">
          <w:rPr>
            <w:rStyle w:val="Refdecomentario"/>
          </w:rPr>
          <w:commentReference w:id="26"/>
        </w:r>
      </w:ins>
    </w:p>
    <w:p w14:paraId="00000008" w14:textId="310832ED" w:rsidR="00781766" w:rsidRPr="00A17ED7" w:rsidRDefault="00A17ED7">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b/>
          <w:sz w:val="24"/>
          <w:szCs w:val="24"/>
        </w:rPr>
      </w:pPr>
      <w:ins w:id="31" w:author="Egas, Alexandra" w:date="2024-06-06T11:03:00Z">
        <w:r w:rsidRPr="00A17ED7">
          <w:rPr>
            <w:rFonts w:ascii="Arial Narrow" w:eastAsia="Arial Narrow" w:hAnsi="Arial Narrow" w:cs="Arial Narrow"/>
            <w:b/>
            <w:sz w:val="24"/>
            <w:szCs w:val="24"/>
          </w:rPr>
          <w:t xml:space="preserve">3.- </w:t>
        </w:r>
      </w:ins>
      <w:r w:rsidRPr="00A17ED7">
        <w:rPr>
          <w:rFonts w:ascii="Arial Narrow" w:eastAsia="Arial Narrow" w:hAnsi="Arial Narrow" w:cs="Arial Narrow"/>
          <w:b/>
          <w:sz w:val="24"/>
          <w:szCs w:val="24"/>
        </w:rPr>
        <w:t>FINALIDAD DEL TRATAMIENTO DE DATOS</w:t>
      </w:r>
    </w:p>
    <w:p w14:paraId="00000009" w14:textId="77777777" w:rsidR="0078176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ins w:id="32" w:author="Egas, Alexandra" w:date="2024-06-06T11:05:00Z"/>
          <w:rFonts w:ascii="Arial Narrow" w:eastAsia="Arial Narrow" w:hAnsi="Arial Narrow" w:cs="Arial Narrow"/>
          <w:sz w:val="24"/>
          <w:szCs w:val="24"/>
        </w:rPr>
      </w:pPr>
      <w:r w:rsidRPr="00A17ED7">
        <w:rPr>
          <w:rFonts w:ascii="Arial Narrow" w:eastAsia="Arial Narrow" w:hAnsi="Arial Narrow" w:cs="Arial Narrow"/>
          <w:sz w:val="24"/>
          <w:szCs w:val="24"/>
        </w:rPr>
        <w:t xml:space="preserve">Los datos personales proporcionados por </w:t>
      </w:r>
      <w:r w:rsidRPr="00FE54FA">
        <w:rPr>
          <w:rFonts w:ascii="Arial Narrow" w:eastAsia="Arial Narrow" w:hAnsi="Arial Narrow" w:cs="Arial Narrow"/>
          <w:b/>
          <w:bCs/>
          <w:sz w:val="24"/>
          <w:szCs w:val="24"/>
        </w:rPr>
        <w:t>EL USUARIO</w:t>
      </w:r>
      <w:r w:rsidRPr="00A17ED7">
        <w:rPr>
          <w:rFonts w:ascii="Arial Narrow" w:eastAsia="Arial Narrow" w:hAnsi="Arial Narrow" w:cs="Arial Narrow"/>
          <w:sz w:val="24"/>
          <w:szCs w:val="24"/>
        </w:rPr>
        <w:t xml:space="preserve"> serán tratados por </w:t>
      </w:r>
      <w:r w:rsidRPr="00FE54FA">
        <w:rPr>
          <w:rFonts w:ascii="Arial Narrow" w:eastAsia="Arial Narrow" w:hAnsi="Arial Narrow" w:cs="Arial Narrow"/>
          <w:b/>
          <w:bCs/>
          <w:sz w:val="24"/>
          <w:szCs w:val="24"/>
        </w:rPr>
        <w:t>RECO</w:t>
      </w:r>
      <w:r w:rsidRPr="00A17ED7">
        <w:rPr>
          <w:rFonts w:ascii="Arial Narrow" w:eastAsia="Arial Narrow" w:hAnsi="Arial Narrow" w:cs="Arial Narrow"/>
          <w:sz w:val="24"/>
          <w:szCs w:val="24"/>
        </w:rPr>
        <w:t xml:space="preserve"> con las siguientes finalidades:</w:t>
      </w:r>
    </w:p>
    <w:p w14:paraId="0CCD3F43" w14:textId="4AD57876" w:rsidR="00790616" w:rsidRPr="00A17ED7" w:rsidRDefault="0079061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sz w:val="24"/>
          <w:szCs w:val="24"/>
        </w:rPr>
      </w:pPr>
      <w:commentRangeStart w:id="33"/>
      <w:ins w:id="34" w:author="Egas, Alexandra" w:date="2024-06-06T11:05:00Z">
        <w:r w:rsidRPr="00FE54FA">
          <w:rPr>
            <w:rFonts w:ascii="Arial Narrow" w:eastAsia="Arial Narrow" w:hAnsi="Arial Narrow" w:cs="Arial Narrow"/>
            <w:b/>
            <w:bCs/>
            <w:sz w:val="24"/>
            <w:szCs w:val="24"/>
          </w:rPr>
          <w:t>Finalidades Esenciales</w:t>
        </w:r>
        <w:r>
          <w:rPr>
            <w:rFonts w:ascii="Arial Narrow" w:eastAsia="Arial Narrow" w:hAnsi="Arial Narrow" w:cs="Arial Narrow"/>
            <w:sz w:val="24"/>
            <w:szCs w:val="24"/>
          </w:rPr>
          <w:t>:</w:t>
        </w:r>
      </w:ins>
    </w:p>
    <w:p w14:paraId="0000000A" w14:textId="77777777" w:rsidR="00781766" w:rsidRPr="00A17ED7"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before="300" w:after="0"/>
        <w:jc w:val="both"/>
        <w:rPr>
          <w:rFonts w:ascii="Arial Narrow" w:eastAsia="Arial Narrow" w:hAnsi="Arial Narrow" w:cs="Arial Narrow"/>
        </w:rPr>
      </w:pPr>
      <w:r w:rsidRPr="00A17ED7">
        <w:rPr>
          <w:rFonts w:ascii="Arial Narrow" w:eastAsia="Arial Narrow" w:hAnsi="Arial Narrow" w:cs="Arial Narrow"/>
          <w:sz w:val="24"/>
          <w:szCs w:val="24"/>
        </w:rPr>
        <w:t>- Gestión y mantenimiento de la relación comercial y contractual.</w:t>
      </w:r>
    </w:p>
    <w:p w14:paraId="0000000B" w14:textId="25902067" w:rsidR="00781766" w:rsidRPr="00A17ED7"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0"/>
        <w:jc w:val="both"/>
        <w:rPr>
          <w:rFonts w:ascii="Arial Narrow" w:eastAsia="Arial Narrow" w:hAnsi="Arial Narrow" w:cs="Arial Narrow"/>
        </w:rPr>
      </w:pPr>
      <w:r w:rsidRPr="00A17ED7">
        <w:rPr>
          <w:rFonts w:ascii="Arial Narrow" w:eastAsia="Arial Narrow" w:hAnsi="Arial Narrow" w:cs="Arial Narrow"/>
          <w:sz w:val="24"/>
          <w:szCs w:val="24"/>
        </w:rPr>
        <w:t xml:space="preserve">- Prestación de servicios y productos ofrecidos por </w:t>
      </w:r>
      <w:del w:id="35" w:author="Egas, Alexandra" w:date="2024-06-06T11:05:00Z">
        <w:r w:rsidRPr="00790616" w:rsidDel="00790616">
          <w:rPr>
            <w:rFonts w:ascii="Arial Narrow" w:eastAsia="Arial Narrow" w:hAnsi="Arial Narrow" w:cs="Arial Narrow"/>
            <w:b/>
            <w:bCs/>
            <w:sz w:val="24"/>
            <w:szCs w:val="24"/>
            <w:rPrChange w:id="36" w:author="Egas, Alexandra" w:date="2024-06-06T11:05:00Z">
              <w:rPr>
                <w:rFonts w:ascii="Arial Narrow" w:eastAsia="Arial Narrow" w:hAnsi="Arial Narrow" w:cs="Arial Narrow"/>
                <w:sz w:val="24"/>
                <w:szCs w:val="24"/>
              </w:rPr>
            </w:rPrChange>
          </w:rPr>
          <w:delText>la Empresa</w:delText>
        </w:r>
      </w:del>
      <w:ins w:id="37" w:author="Egas, Alexandra" w:date="2024-06-06T11:05:00Z">
        <w:r w:rsidR="00790616" w:rsidRPr="00790616">
          <w:rPr>
            <w:rFonts w:ascii="Arial Narrow" w:eastAsia="Arial Narrow" w:hAnsi="Arial Narrow" w:cs="Arial Narrow"/>
            <w:b/>
            <w:bCs/>
            <w:sz w:val="24"/>
            <w:szCs w:val="24"/>
            <w:rPrChange w:id="38" w:author="Egas, Alexandra" w:date="2024-06-06T11:05:00Z">
              <w:rPr>
                <w:rFonts w:ascii="Arial Narrow" w:eastAsia="Arial Narrow" w:hAnsi="Arial Narrow" w:cs="Arial Narrow"/>
                <w:sz w:val="24"/>
                <w:szCs w:val="24"/>
              </w:rPr>
            </w:rPrChange>
          </w:rPr>
          <w:t>RECO</w:t>
        </w:r>
      </w:ins>
      <w:r w:rsidRPr="00A17ED7">
        <w:rPr>
          <w:rFonts w:ascii="Arial Narrow" w:eastAsia="Arial Narrow" w:hAnsi="Arial Narrow" w:cs="Arial Narrow"/>
          <w:sz w:val="24"/>
          <w:szCs w:val="24"/>
        </w:rPr>
        <w:t>.</w:t>
      </w:r>
    </w:p>
    <w:p w14:paraId="0000000C" w14:textId="77777777" w:rsidR="00781766" w:rsidRPr="00A17ED7"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0"/>
        <w:jc w:val="both"/>
        <w:rPr>
          <w:rFonts w:ascii="Arial Narrow" w:eastAsia="Arial Narrow" w:hAnsi="Arial Narrow" w:cs="Arial Narrow"/>
        </w:rPr>
      </w:pPr>
      <w:r w:rsidRPr="00A17ED7">
        <w:rPr>
          <w:rFonts w:ascii="Arial Narrow" w:eastAsia="Arial Narrow" w:hAnsi="Arial Narrow" w:cs="Arial Narrow"/>
          <w:sz w:val="24"/>
          <w:szCs w:val="24"/>
        </w:rPr>
        <w:t>- Procesamiento de pagos y transacciones relacionadas con nuestros servicios.</w:t>
      </w:r>
    </w:p>
    <w:p w14:paraId="0000000D" w14:textId="50C6FD3F" w:rsidR="00781766" w:rsidRPr="00A17ED7" w:rsidDel="00790616"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0"/>
        <w:jc w:val="both"/>
        <w:rPr>
          <w:del w:id="39" w:author="Egas, Alexandra" w:date="2024-06-06T11:06:00Z"/>
          <w:rFonts w:ascii="Arial Narrow" w:eastAsia="Arial Narrow" w:hAnsi="Arial Narrow" w:cs="Arial Narrow"/>
        </w:rPr>
      </w:pPr>
      <w:del w:id="40" w:author="Egas, Alexandra" w:date="2024-06-06T11:06:00Z">
        <w:r w:rsidRPr="00A17ED7" w:rsidDel="00790616">
          <w:rPr>
            <w:rFonts w:ascii="Arial Narrow" w:eastAsia="Arial Narrow" w:hAnsi="Arial Narrow" w:cs="Arial Narrow"/>
            <w:sz w:val="24"/>
            <w:szCs w:val="24"/>
          </w:rPr>
          <w:delText>- Envío de comunicaciones comerciales y promocionales sobre productos y servicios de interés.</w:delText>
        </w:r>
      </w:del>
    </w:p>
    <w:p w14:paraId="0000000E" w14:textId="77777777" w:rsidR="00781766" w:rsidRPr="00FE54FA"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300"/>
        <w:jc w:val="both"/>
        <w:rPr>
          <w:ins w:id="41" w:author="Egas, Alexandra" w:date="2024-06-06T11:05:00Z"/>
          <w:rFonts w:ascii="Arial Narrow" w:eastAsia="Arial Narrow" w:hAnsi="Arial Narrow" w:cs="Arial Narrow"/>
        </w:rPr>
      </w:pPr>
      <w:r w:rsidRPr="00A17ED7">
        <w:rPr>
          <w:rFonts w:ascii="Arial Narrow" w:eastAsia="Arial Narrow" w:hAnsi="Arial Narrow" w:cs="Arial Narrow"/>
          <w:sz w:val="24"/>
          <w:szCs w:val="24"/>
        </w:rPr>
        <w:t>- Cumplimiento de obligaciones legales y normativas aplicables</w:t>
      </w:r>
    </w:p>
    <w:p w14:paraId="70AC17C3" w14:textId="3278856A" w:rsidR="00790616" w:rsidRDefault="00790616" w:rsidP="00790616">
      <w:pPr>
        <w:pBdr>
          <w:top w:val="none" w:sz="0" w:space="0" w:color="D9D9E3"/>
          <w:left w:val="none" w:sz="0" w:space="0" w:color="D9D9E3"/>
          <w:bottom w:val="none" w:sz="0" w:space="0" w:color="D9D9E3"/>
          <w:right w:val="none" w:sz="0" w:space="0" w:color="D9D9E3"/>
          <w:between w:val="none" w:sz="0" w:space="0" w:color="D9D9E3"/>
        </w:pBdr>
        <w:spacing w:after="300"/>
        <w:jc w:val="both"/>
        <w:rPr>
          <w:ins w:id="42" w:author="Egas, Alexandra" w:date="2024-06-06T11:06:00Z"/>
          <w:rFonts w:ascii="Arial Narrow" w:eastAsia="Arial Narrow" w:hAnsi="Arial Narrow" w:cs="Arial Narrow"/>
          <w:b/>
          <w:bCs/>
          <w:sz w:val="24"/>
          <w:szCs w:val="24"/>
        </w:rPr>
      </w:pPr>
      <w:ins w:id="43" w:author="Egas, Alexandra" w:date="2024-06-06T11:05:00Z">
        <w:r w:rsidRPr="00FE54FA">
          <w:rPr>
            <w:rFonts w:ascii="Arial Narrow" w:eastAsia="Arial Narrow" w:hAnsi="Arial Narrow" w:cs="Arial Narrow"/>
            <w:b/>
            <w:bCs/>
            <w:sz w:val="24"/>
            <w:szCs w:val="24"/>
          </w:rPr>
          <w:t>Finalidades Adicionales:</w:t>
        </w:r>
      </w:ins>
    </w:p>
    <w:p w14:paraId="04B4B7E5" w14:textId="77777777" w:rsidR="00790616" w:rsidRPr="00FE54FA" w:rsidRDefault="00790616" w:rsidP="00790616">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0"/>
        <w:jc w:val="both"/>
        <w:rPr>
          <w:ins w:id="44" w:author="Egas, Alexandra" w:date="2024-06-06T11:08:00Z"/>
          <w:rFonts w:ascii="Arial Narrow" w:eastAsia="Arial Narrow" w:hAnsi="Arial Narrow" w:cs="Arial Narrow"/>
        </w:rPr>
      </w:pPr>
      <w:ins w:id="45" w:author="Egas, Alexandra" w:date="2024-06-06T11:06:00Z">
        <w:r w:rsidRPr="00A17ED7">
          <w:rPr>
            <w:rFonts w:ascii="Arial Narrow" w:eastAsia="Arial Narrow" w:hAnsi="Arial Narrow" w:cs="Arial Narrow"/>
            <w:sz w:val="24"/>
            <w:szCs w:val="24"/>
          </w:rPr>
          <w:lastRenderedPageBreak/>
          <w:t>- Envío de comunicaciones comerciales y promocionales sobre productos y servicios de interés.</w:t>
        </w:r>
      </w:ins>
      <w:commentRangeEnd w:id="33"/>
      <w:ins w:id="46" w:author="Egas, Alexandra" w:date="2024-06-06T11:08:00Z">
        <w:r>
          <w:rPr>
            <w:rStyle w:val="Refdecomentario"/>
          </w:rPr>
          <w:commentReference w:id="33"/>
        </w:r>
      </w:ins>
    </w:p>
    <w:p w14:paraId="72782F3B" w14:textId="77777777" w:rsidR="00790616" w:rsidRDefault="00790616" w:rsidP="00790616">
      <w:pPr>
        <w:pBdr>
          <w:top w:val="none" w:sz="0" w:space="0" w:color="D9D9E3"/>
          <w:left w:val="none" w:sz="0" w:space="0" w:color="D9D9E3"/>
          <w:bottom w:val="none" w:sz="0" w:space="0" w:color="D9D9E3"/>
          <w:right w:val="none" w:sz="0" w:space="0" w:color="D9D9E3"/>
          <w:between w:val="none" w:sz="0" w:space="0" w:color="D9D9E3"/>
        </w:pBdr>
        <w:spacing w:after="0"/>
        <w:jc w:val="both"/>
        <w:rPr>
          <w:ins w:id="47" w:author="Egas, Alexandra" w:date="2024-06-06T11:08:00Z"/>
          <w:rFonts w:ascii="Arial Narrow" w:eastAsia="Arial Narrow" w:hAnsi="Arial Narrow" w:cs="Arial Narrow"/>
          <w:sz w:val="24"/>
          <w:szCs w:val="24"/>
        </w:rPr>
      </w:pPr>
    </w:p>
    <w:p w14:paraId="7774C7D3" w14:textId="4BF0FF8B" w:rsidR="00790616" w:rsidRPr="00FE54FA" w:rsidRDefault="00790616" w:rsidP="00790616">
      <w:pPr>
        <w:shd w:val="clear" w:color="auto" w:fill="FFFFFF"/>
        <w:spacing w:after="0" w:line="240" w:lineRule="auto"/>
        <w:jc w:val="both"/>
        <w:rPr>
          <w:ins w:id="48" w:author="Egas, Alexandra" w:date="2024-06-06T11:08:00Z"/>
          <w:rFonts w:ascii="Arial Narrow" w:hAnsi="Arial Narrow" w:cstheme="minorBidi"/>
          <w:sz w:val="24"/>
          <w:szCs w:val="24"/>
        </w:rPr>
      </w:pPr>
      <w:ins w:id="49" w:author="Egas, Alexandra" w:date="2024-06-06T11:08:00Z">
        <w:r w:rsidRPr="00FE54FA">
          <w:rPr>
            <w:rFonts w:ascii="Arial Narrow" w:hAnsi="Arial Narrow" w:cstheme="minorBidi"/>
            <w:b/>
            <w:bCs/>
            <w:sz w:val="24"/>
            <w:szCs w:val="24"/>
          </w:rPr>
          <w:t>RECO</w:t>
        </w:r>
        <w:r w:rsidRPr="00FE54FA">
          <w:rPr>
            <w:rFonts w:ascii="Arial Narrow" w:hAnsi="Arial Narrow" w:cstheme="minorBidi"/>
            <w:sz w:val="24"/>
            <w:szCs w:val="24"/>
          </w:rPr>
          <w:t xml:space="preserve"> entiende y cumple con los principios de finalidad y de proporcionalidad, por lo que los datos personales que son recopilados son los necesarios para cumplir con las finalidades expuestas. </w:t>
        </w:r>
        <w:commentRangeStart w:id="50"/>
        <w:r w:rsidRPr="00FE54FA">
          <w:rPr>
            <w:rFonts w:ascii="Arial Narrow" w:hAnsi="Arial Narrow" w:cstheme="minorBidi"/>
            <w:sz w:val="24"/>
            <w:szCs w:val="24"/>
          </w:rPr>
          <w:t xml:space="preserve">En dicho sentido, todos los datos que sean recopilados y almacenados por </w:t>
        </w:r>
        <w:r w:rsidRPr="00FE54FA">
          <w:rPr>
            <w:rFonts w:ascii="Arial Narrow" w:hAnsi="Arial Narrow" w:cstheme="minorBidi"/>
            <w:b/>
            <w:bCs/>
            <w:sz w:val="24"/>
            <w:szCs w:val="24"/>
          </w:rPr>
          <w:t>RECO</w:t>
        </w:r>
        <w:r w:rsidRPr="00FE54FA">
          <w:rPr>
            <w:rFonts w:ascii="Arial Narrow" w:hAnsi="Arial Narrow" w:cstheme="minorBidi"/>
            <w:sz w:val="24"/>
            <w:szCs w:val="24"/>
          </w:rPr>
          <w:t xml:space="preserve"> tienen carácter obligatorio, sa</w:t>
        </w:r>
      </w:ins>
      <w:ins w:id="51" w:author="Egas, Alexandra" w:date="2024-06-06T12:51:00Z">
        <w:r w:rsidR="00CF1B90">
          <w:rPr>
            <w:rFonts w:ascii="Arial Narrow" w:hAnsi="Arial Narrow" w:cstheme="minorBidi"/>
            <w:sz w:val="24"/>
            <w:szCs w:val="24"/>
          </w:rPr>
          <w:t>lv</w:t>
        </w:r>
      </w:ins>
      <w:ins w:id="52" w:author="Egas, Alexandra" w:date="2024-06-06T11:08:00Z">
        <w:r w:rsidRPr="00FE54FA">
          <w:rPr>
            <w:rFonts w:ascii="Arial Narrow" w:hAnsi="Arial Narrow" w:cstheme="minorBidi"/>
            <w:sz w:val="24"/>
            <w:szCs w:val="24"/>
          </w:rPr>
          <w:t>o expresamente se indiqu</w:t>
        </w:r>
      </w:ins>
      <w:ins w:id="53" w:author="Egas, Alexandra" w:date="2024-06-06T11:09:00Z">
        <w:r w:rsidRPr="00FE54FA">
          <w:rPr>
            <w:rFonts w:ascii="Arial Narrow" w:hAnsi="Arial Narrow" w:cstheme="minorBidi"/>
            <w:sz w:val="24"/>
            <w:szCs w:val="24"/>
          </w:rPr>
          <w:t>e lo contrario,</w:t>
        </w:r>
      </w:ins>
      <w:ins w:id="54" w:author="Egas, Alexandra" w:date="2024-06-06T11:08:00Z">
        <w:r w:rsidRPr="00FE54FA">
          <w:rPr>
            <w:rFonts w:ascii="Arial Narrow" w:hAnsi="Arial Narrow" w:cstheme="minorBidi"/>
            <w:sz w:val="24"/>
            <w:szCs w:val="24"/>
          </w:rPr>
          <w:t xml:space="preserve"> </w:t>
        </w:r>
      </w:ins>
      <w:commentRangeEnd w:id="50"/>
      <w:ins w:id="55" w:author="Egas, Alexandra" w:date="2024-06-06T12:53:00Z">
        <w:r w:rsidR="00CF1B90">
          <w:rPr>
            <w:rStyle w:val="Refdecomentario"/>
          </w:rPr>
          <w:commentReference w:id="50"/>
        </w:r>
      </w:ins>
      <w:ins w:id="56" w:author="Egas, Alexandra" w:date="2024-06-06T11:08:00Z">
        <w:r w:rsidRPr="00FE54FA">
          <w:rPr>
            <w:rFonts w:ascii="Arial Narrow" w:hAnsi="Arial Narrow" w:cstheme="minorBidi"/>
            <w:sz w:val="24"/>
            <w:szCs w:val="24"/>
          </w:rPr>
          <w:t xml:space="preserve">para así poder cumplir con las finalidades. De esta forma, de no permitirnos el acceso a sus datos, en el caso de las finalidades esenciales </w:t>
        </w:r>
      </w:ins>
      <w:ins w:id="57" w:author="Egas, Alexandra" w:date="2024-06-06T12:58:00Z">
        <w:r w:rsidR="00FF3D56" w:rsidRPr="00FE54FA">
          <w:rPr>
            <w:rFonts w:ascii="Arial Narrow" w:hAnsi="Arial Narrow" w:cstheme="minorBidi"/>
            <w:sz w:val="24"/>
            <w:szCs w:val="24"/>
          </w:rPr>
          <w:t xml:space="preserve">desafortunadamente </w:t>
        </w:r>
        <w:r w:rsidR="00FF3D56" w:rsidRPr="00BD45D6">
          <w:rPr>
            <w:rFonts w:ascii="Arial Narrow" w:hAnsi="Arial Narrow" w:cstheme="minorBidi"/>
            <w:b/>
            <w:bCs/>
            <w:sz w:val="24"/>
            <w:szCs w:val="24"/>
          </w:rPr>
          <w:t>RECO</w:t>
        </w:r>
      </w:ins>
      <w:ins w:id="58" w:author="Egas, Alexandra" w:date="2024-06-06T11:09:00Z">
        <w:r w:rsidRPr="00FE54FA">
          <w:rPr>
            <w:rFonts w:ascii="Arial Narrow" w:hAnsi="Arial Narrow" w:cstheme="minorBidi"/>
            <w:sz w:val="24"/>
            <w:szCs w:val="24"/>
          </w:rPr>
          <w:t xml:space="preserve"> no podrá </w:t>
        </w:r>
      </w:ins>
      <w:ins w:id="59" w:author="Egas, Alexandra" w:date="2024-06-06T11:08:00Z">
        <w:r w:rsidRPr="00FE54FA">
          <w:rPr>
            <w:rFonts w:ascii="Arial Narrow" w:hAnsi="Arial Narrow" w:cstheme="minorBidi"/>
            <w:sz w:val="24"/>
            <w:szCs w:val="24"/>
          </w:rPr>
          <w:t xml:space="preserve">mantener una relación con </w:t>
        </w:r>
      </w:ins>
      <w:ins w:id="60" w:author="Egas, Alexandra" w:date="2024-06-06T11:09:00Z">
        <w:r w:rsidRPr="00FE54FA">
          <w:rPr>
            <w:rFonts w:ascii="Arial Narrow" w:hAnsi="Arial Narrow" w:cstheme="minorBidi"/>
            <w:b/>
            <w:bCs/>
            <w:sz w:val="24"/>
            <w:szCs w:val="24"/>
          </w:rPr>
          <w:t>EL USUARIO</w:t>
        </w:r>
      </w:ins>
      <w:ins w:id="61" w:author="Egas, Alexandra" w:date="2024-06-06T11:08:00Z">
        <w:r w:rsidRPr="00FE54FA">
          <w:rPr>
            <w:rFonts w:ascii="Arial Narrow" w:hAnsi="Arial Narrow" w:cstheme="minorBidi"/>
            <w:sz w:val="24"/>
            <w:szCs w:val="24"/>
          </w:rPr>
          <w:t xml:space="preserve">, y en el caso de las finalidades </w:t>
        </w:r>
      </w:ins>
      <w:ins w:id="62" w:author="Egas, Alexandra" w:date="2024-06-06T11:09:00Z">
        <w:r w:rsidRPr="00FE54FA">
          <w:rPr>
            <w:rFonts w:ascii="Arial Narrow" w:hAnsi="Arial Narrow" w:cstheme="minorBidi"/>
            <w:sz w:val="24"/>
            <w:szCs w:val="24"/>
          </w:rPr>
          <w:t>adicionales</w:t>
        </w:r>
      </w:ins>
      <w:ins w:id="63" w:author="Egas, Alexandra" w:date="2024-06-06T11:08:00Z">
        <w:r w:rsidRPr="00FE54FA">
          <w:rPr>
            <w:rFonts w:ascii="Arial Narrow" w:hAnsi="Arial Narrow" w:cstheme="minorBidi"/>
            <w:sz w:val="24"/>
            <w:szCs w:val="24"/>
          </w:rPr>
          <w:t xml:space="preserve">, </w:t>
        </w:r>
      </w:ins>
      <w:ins w:id="64" w:author="Egas, Alexandra" w:date="2024-06-06T11:09:00Z">
        <w:r w:rsidRPr="00FE54FA">
          <w:rPr>
            <w:rFonts w:ascii="Arial Narrow" w:hAnsi="Arial Narrow" w:cstheme="minorBidi"/>
            <w:b/>
            <w:bCs/>
            <w:sz w:val="24"/>
            <w:szCs w:val="24"/>
          </w:rPr>
          <w:t>RECO</w:t>
        </w:r>
        <w:r w:rsidRPr="00FE54FA">
          <w:rPr>
            <w:rFonts w:ascii="Arial Narrow" w:hAnsi="Arial Narrow" w:cstheme="minorBidi"/>
            <w:sz w:val="24"/>
            <w:szCs w:val="24"/>
          </w:rPr>
          <w:t xml:space="preserve"> no </w:t>
        </w:r>
      </w:ins>
      <w:ins w:id="65" w:author="Egas, Alexandra" w:date="2024-06-06T11:08:00Z">
        <w:r w:rsidRPr="00FE54FA">
          <w:rPr>
            <w:rFonts w:ascii="Arial Narrow" w:hAnsi="Arial Narrow" w:cstheme="minorBidi"/>
            <w:sz w:val="24"/>
            <w:szCs w:val="24"/>
          </w:rPr>
          <w:t>podr</w:t>
        </w:r>
      </w:ins>
      <w:ins w:id="66" w:author="Egas, Alexandra" w:date="2024-06-06T11:09:00Z">
        <w:r w:rsidRPr="00FE54FA">
          <w:rPr>
            <w:rFonts w:ascii="Arial Narrow" w:hAnsi="Arial Narrow" w:cstheme="minorBidi"/>
            <w:sz w:val="24"/>
            <w:szCs w:val="24"/>
          </w:rPr>
          <w:t>á</w:t>
        </w:r>
      </w:ins>
      <w:ins w:id="67" w:author="Egas, Alexandra" w:date="2024-06-06T11:08:00Z">
        <w:r w:rsidRPr="00FE54FA">
          <w:rPr>
            <w:rFonts w:ascii="Arial Narrow" w:hAnsi="Arial Narrow" w:cstheme="minorBidi"/>
            <w:sz w:val="24"/>
            <w:szCs w:val="24"/>
          </w:rPr>
          <w:t xml:space="preserve"> cumplirlas.</w:t>
        </w:r>
      </w:ins>
    </w:p>
    <w:p w14:paraId="45DA9F3D" w14:textId="3C541050" w:rsidR="00790616" w:rsidRPr="00FE54FA" w:rsidDel="00790616" w:rsidRDefault="00790616" w:rsidP="00FE54FA">
      <w:pPr>
        <w:pBdr>
          <w:top w:val="none" w:sz="0" w:space="0" w:color="D9D9E3"/>
          <w:left w:val="none" w:sz="0" w:space="0" w:color="D9D9E3"/>
          <w:bottom w:val="none" w:sz="0" w:space="0" w:color="D9D9E3"/>
          <w:right w:val="none" w:sz="0" w:space="0" w:color="D9D9E3"/>
          <w:between w:val="none" w:sz="0" w:space="0" w:color="D9D9E3"/>
        </w:pBdr>
        <w:spacing w:after="300"/>
        <w:jc w:val="both"/>
        <w:rPr>
          <w:del w:id="68" w:author="Egas, Alexandra" w:date="2024-06-06T11:08:00Z"/>
          <w:rFonts w:ascii="Arial Narrow" w:eastAsia="Arial Narrow" w:hAnsi="Arial Narrow" w:cs="Arial Narrow"/>
          <w:b/>
          <w:bCs/>
        </w:rPr>
      </w:pPr>
    </w:p>
    <w:p w14:paraId="0000000F" w14:textId="313B84A0" w:rsidR="00781766" w:rsidRPr="00A17ED7" w:rsidRDefault="0079061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b/>
          <w:sz w:val="24"/>
          <w:szCs w:val="24"/>
        </w:rPr>
      </w:pPr>
      <w:ins w:id="69" w:author="Egas, Alexandra" w:date="2024-06-06T11:12:00Z">
        <w:r>
          <w:rPr>
            <w:rFonts w:ascii="Arial Narrow" w:eastAsia="Arial Narrow" w:hAnsi="Arial Narrow" w:cs="Arial Narrow"/>
            <w:b/>
            <w:sz w:val="24"/>
            <w:szCs w:val="24"/>
          </w:rPr>
          <w:t>4</w:t>
        </w:r>
      </w:ins>
      <w:del w:id="70" w:author="Egas, Alexandra" w:date="2024-06-06T11:12:00Z">
        <w:r w:rsidRPr="00A17ED7" w:rsidDel="00790616">
          <w:rPr>
            <w:rFonts w:ascii="Arial Narrow" w:eastAsia="Arial Narrow" w:hAnsi="Arial Narrow" w:cs="Arial Narrow"/>
            <w:b/>
            <w:sz w:val="24"/>
            <w:szCs w:val="24"/>
          </w:rPr>
          <w:delText>3</w:delText>
        </w:r>
      </w:del>
      <w:r w:rsidRPr="00A17ED7">
        <w:rPr>
          <w:rFonts w:ascii="Arial Narrow" w:eastAsia="Arial Narrow" w:hAnsi="Arial Narrow" w:cs="Arial Narrow"/>
          <w:b/>
          <w:sz w:val="24"/>
          <w:szCs w:val="24"/>
        </w:rPr>
        <w:t>.- TIPOS DE TRATAMIENTO DE DATOS RECOPILADOS</w:t>
      </w:r>
    </w:p>
    <w:p w14:paraId="00000010" w14:textId="77777777" w:rsidR="00781766" w:rsidRPr="00A17ED7"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b/>
          <w:sz w:val="24"/>
          <w:szCs w:val="24"/>
        </w:rPr>
      </w:pPr>
      <w:r w:rsidRPr="00A17ED7">
        <w:rPr>
          <w:rFonts w:ascii="Arial Narrow" w:eastAsia="Arial Narrow" w:hAnsi="Arial Narrow" w:cs="Arial Narrow"/>
          <w:b/>
          <w:sz w:val="24"/>
          <w:szCs w:val="24"/>
        </w:rPr>
        <w:t>RECO</w:t>
      </w:r>
      <w:r w:rsidRPr="00A17ED7">
        <w:rPr>
          <w:rFonts w:ascii="Arial Narrow" w:eastAsia="Arial Narrow" w:hAnsi="Arial Narrow" w:cs="Arial Narrow"/>
          <w:sz w:val="24"/>
          <w:szCs w:val="24"/>
        </w:rPr>
        <w:t xml:space="preserve"> podrá recopilar y tratar datos personales de </w:t>
      </w:r>
      <w:r w:rsidRPr="00A17ED7">
        <w:rPr>
          <w:rFonts w:ascii="Arial Narrow" w:eastAsia="Arial Narrow" w:hAnsi="Arial Narrow" w:cs="Arial Narrow"/>
          <w:b/>
          <w:sz w:val="24"/>
          <w:szCs w:val="24"/>
        </w:rPr>
        <w:t>EL USUARIO</w:t>
      </w:r>
      <w:r w:rsidRPr="00A17ED7">
        <w:rPr>
          <w:rFonts w:ascii="Arial Narrow" w:eastAsia="Arial Narrow" w:hAnsi="Arial Narrow" w:cs="Arial Narrow"/>
          <w:sz w:val="24"/>
          <w:szCs w:val="24"/>
        </w:rPr>
        <w:t xml:space="preserve"> como nombre, apellidos, dirección, correo electrónico, número de teléfono, datos bancarios, entre otros, necesarios para cumplir con las finalidades establecidas.</w:t>
      </w:r>
    </w:p>
    <w:p w14:paraId="00000011" w14:textId="6DAF06B3" w:rsidR="00781766" w:rsidRPr="00A17ED7" w:rsidRDefault="0079061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b/>
          <w:sz w:val="24"/>
          <w:szCs w:val="24"/>
        </w:rPr>
      </w:pPr>
      <w:ins w:id="71" w:author="Egas, Alexandra" w:date="2024-06-06T11:12:00Z">
        <w:r>
          <w:rPr>
            <w:rFonts w:ascii="Arial Narrow" w:eastAsia="Arial Narrow" w:hAnsi="Arial Narrow" w:cs="Arial Narrow"/>
            <w:b/>
            <w:sz w:val="24"/>
            <w:szCs w:val="24"/>
          </w:rPr>
          <w:t>5</w:t>
        </w:r>
      </w:ins>
      <w:del w:id="72" w:author="Egas, Alexandra" w:date="2024-06-06T11:12:00Z">
        <w:r w:rsidRPr="00A17ED7" w:rsidDel="00790616">
          <w:rPr>
            <w:rFonts w:ascii="Arial Narrow" w:eastAsia="Arial Narrow" w:hAnsi="Arial Narrow" w:cs="Arial Narrow"/>
            <w:b/>
            <w:sz w:val="24"/>
            <w:szCs w:val="24"/>
          </w:rPr>
          <w:delText>4</w:delText>
        </w:r>
      </w:del>
      <w:r w:rsidRPr="00A17ED7">
        <w:rPr>
          <w:rFonts w:ascii="Arial Narrow" w:eastAsia="Arial Narrow" w:hAnsi="Arial Narrow" w:cs="Arial Narrow"/>
          <w:b/>
          <w:sz w:val="24"/>
          <w:szCs w:val="24"/>
        </w:rPr>
        <w:t>.- BASE LEGAL DEL TRATAMIENTO</w:t>
      </w:r>
    </w:p>
    <w:p w14:paraId="00000012" w14:textId="398D564A" w:rsidR="00781766" w:rsidRPr="00A17ED7" w:rsidDel="00790616"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del w:id="73" w:author="Egas, Alexandra" w:date="2024-06-06T11:12:00Z"/>
          <w:rFonts w:ascii="Arial Narrow" w:eastAsia="Arial Narrow" w:hAnsi="Arial Narrow" w:cs="Arial Narrow"/>
          <w:sz w:val="24"/>
          <w:szCs w:val="24"/>
        </w:rPr>
      </w:pPr>
      <w:r w:rsidRPr="00A17ED7">
        <w:rPr>
          <w:rFonts w:ascii="Arial Narrow" w:eastAsia="Arial Narrow" w:hAnsi="Arial Narrow" w:cs="Arial Narrow"/>
          <w:sz w:val="24"/>
          <w:szCs w:val="24"/>
        </w:rPr>
        <w:t xml:space="preserve">La recopilación y tratamiento de sus datos personales se basa en el consentimiento otorgado por </w:t>
      </w:r>
      <w:r w:rsidRPr="00A17ED7">
        <w:rPr>
          <w:rFonts w:ascii="Arial Narrow" w:eastAsia="Arial Narrow" w:hAnsi="Arial Narrow" w:cs="Arial Narrow"/>
          <w:b/>
          <w:sz w:val="24"/>
          <w:szCs w:val="24"/>
        </w:rPr>
        <w:t xml:space="preserve">EL USUARIO </w:t>
      </w:r>
      <w:r w:rsidRPr="00A17ED7">
        <w:rPr>
          <w:rFonts w:ascii="Arial Narrow" w:eastAsia="Arial Narrow" w:hAnsi="Arial Narrow" w:cs="Arial Narrow"/>
          <w:sz w:val="24"/>
          <w:szCs w:val="24"/>
        </w:rPr>
        <w:t>al utilizar los servicios y/o al proporcionar sus datos de manera directa. Asimismo, el tratamiento puede fundamentarse en la ejecución de un contrato</w:t>
      </w:r>
      <w:ins w:id="74" w:author="Egas, Alexandra" w:date="2024-06-06T12:59:00Z">
        <w:r w:rsidR="00FF3D56">
          <w:rPr>
            <w:rFonts w:ascii="Arial Narrow" w:eastAsia="Arial Narrow" w:hAnsi="Arial Narrow" w:cs="Arial Narrow"/>
            <w:sz w:val="24"/>
            <w:szCs w:val="24"/>
          </w:rPr>
          <w:t xml:space="preserve"> y/o acuerdo</w:t>
        </w:r>
      </w:ins>
      <w:ins w:id="75" w:author="Egas, Alexandra" w:date="2024-06-06T12:58:00Z">
        <w:r w:rsidR="00FF3D56">
          <w:rPr>
            <w:rFonts w:ascii="Arial Narrow" w:eastAsia="Arial Narrow" w:hAnsi="Arial Narrow" w:cs="Arial Narrow"/>
            <w:sz w:val="24"/>
            <w:szCs w:val="24"/>
          </w:rPr>
          <w:t xml:space="preserve"> </w:t>
        </w:r>
      </w:ins>
      <w:ins w:id="76" w:author="Egas, Alexandra" w:date="2024-06-06T12:59:00Z">
        <w:r w:rsidR="00FF3D56">
          <w:rPr>
            <w:rFonts w:ascii="Arial Narrow" w:eastAsia="Arial Narrow" w:hAnsi="Arial Narrow" w:cs="Arial Narrow"/>
            <w:sz w:val="24"/>
            <w:szCs w:val="24"/>
          </w:rPr>
          <w:t xml:space="preserve">del cual </w:t>
        </w:r>
        <w:r w:rsidR="00FF3D56" w:rsidRPr="00BD45D6">
          <w:rPr>
            <w:rFonts w:ascii="Arial Narrow" w:eastAsia="Arial Narrow" w:hAnsi="Arial Narrow" w:cs="Arial Narrow"/>
            <w:b/>
            <w:bCs/>
            <w:sz w:val="24"/>
            <w:szCs w:val="24"/>
          </w:rPr>
          <w:t>EL USUARIO</w:t>
        </w:r>
        <w:r w:rsidR="00FF3D56">
          <w:rPr>
            <w:rFonts w:ascii="Arial Narrow" w:eastAsia="Arial Narrow" w:hAnsi="Arial Narrow" w:cs="Arial Narrow"/>
            <w:sz w:val="24"/>
            <w:szCs w:val="24"/>
          </w:rPr>
          <w:t xml:space="preserve"> es parte</w:t>
        </w:r>
      </w:ins>
      <w:r w:rsidRPr="00A17ED7">
        <w:rPr>
          <w:rFonts w:ascii="Arial Narrow" w:eastAsia="Arial Narrow" w:hAnsi="Arial Narrow" w:cs="Arial Narrow"/>
          <w:sz w:val="24"/>
          <w:szCs w:val="24"/>
        </w:rPr>
        <w:t xml:space="preserve"> o en el cumplimiento de obligaciones legales.</w:t>
      </w:r>
    </w:p>
    <w:p w14:paraId="00000013" w14:textId="77777777" w:rsidR="00781766" w:rsidRPr="00A17ED7" w:rsidRDefault="00781766" w:rsidP="00FE54FA">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b/>
          <w:sz w:val="24"/>
          <w:szCs w:val="24"/>
        </w:rPr>
      </w:pPr>
    </w:p>
    <w:p w14:paraId="00000014" w14:textId="1C7EC1D2" w:rsidR="00781766" w:rsidRPr="00A17ED7" w:rsidRDefault="0079061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b/>
          <w:sz w:val="24"/>
          <w:szCs w:val="24"/>
        </w:rPr>
      </w:pPr>
      <w:ins w:id="77" w:author="Egas, Alexandra" w:date="2024-06-06T11:12:00Z">
        <w:r>
          <w:rPr>
            <w:rFonts w:ascii="Arial Narrow" w:eastAsia="Arial Narrow" w:hAnsi="Arial Narrow" w:cs="Arial Narrow"/>
            <w:b/>
            <w:sz w:val="24"/>
            <w:szCs w:val="24"/>
          </w:rPr>
          <w:t>6</w:t>
        </w:r>
      </w:ins>
      <w:del w:id="78" w:author="Egas, Alexandra" w:date="2024-06-06T11:12:00Z">
        <w:r w:rsidRPr="00A17ED7" w:rsidDel="00790616">
          <w:rPr>
            <w:rFonts w:ascii="Arial Narrow" w:eastAsia="Arial Narrow" w:hAnsi="Arial Narrow" w:cs="Arial Narrow"/>
            <w:b/>
            <w:sz w:val="24"/>
            <w:szCs w:val="24"/>
          </w:rPr>
          <w:delText>5</w:delText>
        </w:r>
      </w:del>
      <w:r w:rsidRPr="00A17ED7">
        <w:rPr>
          <w:rFonts w:ascii="Arial Narrow" w:eastAsia="Arial Narrow" w:hAnsi="Arial Narrow" w:cs="Arial Narrow"/>
          <w:b/>
          <w:sz w:val="24"/>
          <w:szCs w:val="24"/>
        </w:rPr>
        <w:t>.-MEDIDAS DE SEGURIDAD</w:t>
      </w:r>
    </w:p>
    <w:p w14:paraId="00000015" w14:textId="77777777" w:rsidR="00781766" w:rsidRPr="00A17ED7"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b/>
          <w:sz w:val="24"/>
          <w:szCs w:val="24"/>
        </w:rPr>
      </w:pPr>
      <w:r w:rsidRPr="00A17ED7">
        <w:rPr>
          <w:rFonts w:ascii="Arial Narrow" w:eastAsia="Arial Narrow" w:hAnsi="Arial Narrow" w:cs="Arial Narrow"/>
          <w:b/>
          <w:sz w:val="24"/>
          <w:szCs w:val="24"/>
        </w:rPr>
        <w:t xml:space="preserve">RECO </w:t>
      </w:r>
      <w:r w:rsidRPr="00A17ED7">
        <w:rPr>
          <w:rFonts w:ascii="Arial Narrow" w:eastAsia="Arial Narrow" w:hAnsi="Arial Narrow" w:cs="Arial Narrow"/>
          <w:sz w:val="24"/>
          <w:szCs w:val="24"/>
        </w:rPr>
        <w:t xml:space="preserve">implementa medidas técnicas, administrativas y físicas para garantizar la seguridad, confidencialidad e integridad de los datos personales de </w:t>
      </w:r>
      <w:r w:rsidRPr="00FE54FA">
        <w:rPr>
          <w:rFonts w:ascii="Arial Narrow" w:eastAsia="Arial Narrow" w:hAnsi="Arial Narrow" w:cs="Arial Narrow"/>
          <w:b/>
          <w:bCs/>
          <w:sz w:val="24"/>
          <w:szCs w:val="24"/>
        </w:rPr>
        <w:t>EL</w:t>
      </w:r>
      <w:r w:rsidRPr="00A17ED7">
        <w:rPr>
          <w:rFonts w:ascii="Arial Narrow" w:eastAsia="Arial Narrow" w:hAnsi="Arial Narrow" w:cs="Arial Narrow"/>
          <w:sz w:val="24"/>
          <w:szCs w:val="24"/>
        </w:rPr>
        <w:t xml:space="preserve"> </w:t>
      </w:r>
      <w:r w:rsidRPr="00A17ED7">
        <w:rPr>
          <w:rFonts w:ascii="Arial Narrow" w:eastAsia="Arial Narrow" w:hAnsi="Arial Narrow" w:cs="Arial Narrow"/>
          <w:b/>
          <w:sz w:val="24"/>
          <w:szCs w:val="24"/>
        </w:rPr>
        <w:t>USUARIO</w:t>
      </w:r>
      <w:r w:rsidRPr="00A17ED7">
        <w:rPr>
          <w:rFonts w:ascii="Arial Narrow" w:eastAsia="Arial Narrow" w:hAnsi="Arial Narrow" w:cs="Arial Narrow"/>
          <w:sz w:val="24"/>
          <w:szCs w:val="24"/>
        </w:rPr>
        <w:t>, evitando su alteración, pérdida, tratamiento no autorizado o acceso no permitido.</w:t>
      </w:r>
    </w:p>
    <w:p w14:paraId="00000016" w14:textId="1C32D719" w:rsidR="00781766" w:rsidRDefault="00790616">
      <w:pPr>
        <w:pBdr>
          <w:top w:val="none" w:sz="0" w:space="0" w:color="D9D9E3"/>
          <w:left w:val="none" w:sz="0" w:space="0" w:color="D9D9E3"/>
          <w:bottom w:val="none" w:sz="0" w:space="0" w:color="D9D9E3"/>
          <w:right w:val="none" w:sz="0" w:space="0" w:color="D9D9E3"/>
          <w:between w:val="none" w:sz="0" w:space="0" w:color="D9D9E3"/>
        </w:pBdr>
        <w:spacing w:before="300" w:after="300"/>
        <w:jc w:val="both"/>
        <w:rPr>
          <w:ins w:id="79" w:author="Egas, Alexandra" w:date="2024-06-06T11:26:00Z"/>
          <w:rFonts w:ascii="Arial Narrow" w:eastAsia="Arial Narrow" w:hAnsi="Arial Narrow" w:cs="Arial Narrow"/>
          <w:b/>
          <w:sz w:val="24"/>
          <w:szCs w:val="24"/>
        </w:rPr>
      </w:pPr>
      <w:commentRangeStart w:id="80"/>
      <w:ins w:id="81" w:author="Egas, Alexandra" w:date="2024-06-06T11:12:00Z">
        <w:r>
          <w:rPr>
            <w:rFonts w:ascii="Arial Narrow" w:eastAsia="Arial Narrow" w:hAnsi="Arial Narrow" w:cs="Arial Narrow"/>
            <w:b/>
            <w:sz w:val="24"/>
            <w:szCs w:val="24"/>
          </w:rPr>
          <w:t>7</w:t>
        </w:r>
      </w:ins>
      <w:del w:id="82" w:author="Egas, Alexandra" w:date="2024-06-06T11:12:00Z">
        <w:r w:rsidRPr="00A17ED7" w:rsidDel="00790616">
          <w:rPr>
            <w:rFonts w:ascii="Arial Narrow" w:eastAsia="Arial Narrow" w:hAnsi="Arial Narrow" w:cs="Arial Narrow"/>
            <w:b/>
            <w:sz w:val="24"/>
            <w:szCs w:val="24"/>
          </w:rPr>
          <w:delText>6</w:delText>
        </w:r>
      </w:del>
      <w:r w:rsidRPr="00A17ED7">
        <w:rPr>
          <w:rFonts w:ascii="Arial Narrow" w:eastAsia="Arial Narrow" w:hAnsi="Arial Narrow" w:cs="Arial Narrow"/>
          <w:b/>
          <w:sz w:val="24"/>
          <w:szCs w:val="24"/>
        </w:rPr>
        <w:t>.-</w:t>
      </w:r>
      <w:commentRangeStart w:id="83"/>
      <w:ins w:id="84" w:author="Egas, Alexandra" w:date="2024-06-06T11:25:00Z">
        <w:r w:rsidR="00EC3A0C">
          <w:rPr>
            <w:rFonts w:ascii="Arial Narrow" w:eastAsia="Arial Narrow" w:hAnsi="Arial Narrow" w:cs="Arial Narrow"/>
            <w:b/>
            <w:sz w:val="24"/>
            <w:szCs w:val="24"/>
          </w:rPr>
          <w:t>TRANSFERENCIA</w:t>
        </w:r>
      </w:ins>
      <w:del w:id="85" w:author="Egas, Alexandra" w:date="2024-06-06T11:25:00Z">
        <w:r w:rsidRPr="00A17ED7" w:rsidDel="00EC3A0C">
          <w:rPr>
            <w:rFonts w:ascii="Arial Narrow" w:eastAsia="Arial Narrow" w:hAnsi="Arial Narrow" w:cs="Arial Narrow"/>
            <w:b/>
            <w:sz w:val="24"/>
            <w:szCs w:val="24"/>
          </w:rPr>
          <w:delText>CESIÓN</w:delText>
        </w:r>
      </w:del>
      <w:r w:rsidRPr="00A17ED7">
        <w:rPr>
          <w:rFonts w:ascii="Arial Narrow" w:eastAsia="Arial Narrow" w:hAnsi="Arial Narrow" w:cs="Arial Narrow"/>
          <w:b/>
          <w:sz w:val="24"/>
          <w:szCs w:val="24"/>
        </w:rPr>
        <w:t xml:space="preserve"> DE DATOS</w:t>
      </w:r>
      <w:commentRangeEnd w:id="80"/>
      <w:r w:rsidR="00EC3A0C">
        <w:rPr>
          <w:rStyle w:val="Refdecomentario"/>
        </w:rPr>
        <w:commentReference w:id="80"/>
      </w:r>
      <w:commentRangeEnd w:id="83"/>
      <w:r w:rsidR="00210FCF">
        <w:rPr>
          <w:rStyle w:val="Refdecomentario"/>
        </w:rPr>
        <w:commentReference w:id="83"/>
      </w:r>
    </w:p>
    <w:p w14:paraId="5D894CFC" w14:textId="190A3944" w:rsidR="00EC3A0C" w:rsidRDefault="00EC3A0C">
      <w:pPr>
        <w:pBdr>
          <w:top w:val="none" w:sz="0" w:space="0" w:color="D9D9E3"/>
          <w:left w:val="none" w:sz="0" w:space="0" w:color="D9D9E3"/>
          <w:bottom w:val="none" w:sz="0" w:space="0" w:color="D9D9E3"/>
          <w:right w:val="none" w:sz="0" w:space="0" w:color="D9D9E3"/>
          <w:between w:val="none" w:sz="0" w:space="0" w:color="D9D9E3"/>
        </w:pBdr>
        <w:spacing w:before="300" w:after="300"/>
        <w:jc w:val="both"/>
        <w:rPr>
          <w:ins w:id="86" w:author="Egas, Alexandra" w:date="2024-06-06T11:26:00Z"/>
          <w:rFonts w:ascii="Arial Narrow" w:eastAsia="Arial Narrow" w:hAnsi="Arial Narrow" w:cs="Arial Narrow"/>
          <w:b/>
          <w:sz w:val="24"/>
          <w:szCs w:val="24"/>
        </w:rPr>
      </w:pPr>
      <w:ins w:id="87" w:author="Egas, Alexandra" w:date="2024-06-06T11:26:00Z">
        <w:r>
          <w:rPr>
            <w:rFonts w:ascii="Arial Narrow" w:eastAsia="Arial Narrow" w:hAnsi="Arial Narrow" w:cs="Arial Narrow"/>
            <w:b/>
            <w:sz w:val="24"/>
            <w:szCs w:val="24"/>
          </w:rPr>
          <w:t>Transferencia Nacional:</w:t>
        </w:r>
      </w:ins>
    </w:p>
    <w:p w14:paraId="4C59936E" w14:textId="137DC07D" w:rsidR="00EC3A0C" w:rsidRPr="00FE54FA" w:rsidRDefault="00BD45D6" w:rsidP="00EC3A0C">
      <w:pPr>
        <w:shd w:val="clear" w:color="auto" w:fill="FFFFFF"/>
        <w:spacing w:after="0" w:line="240" w:lineRule="auto"/>
        <w:jc w:val="both"/>
        <w:rPr>
          <w:ins w:id="88" w:author="Egas, Alexandra" w:date="2024-06-06T11:27:00Z"/>
          <w:rFonts w:ascii="Arial Narrow" w:hAnsi="Arial Narrow"/>
          <w:color w:val="2D2D2D"/>
          <w:sz w:val="24"/>
          <w:szCs w:val="24"/>
        </w:rPr>
      </w:pPr>
      <w:ins w:id="89" w:author="Egas, Alexandra" w:date="2024-06-06T12:59:00Z">
        <w:r w:rsidRPr="00BD45D6">
          <w:rPr>
            <w:rFonts w:ascii="Arial Narrow" w:hAnsi="Arial Narrow"/>
            <w:b/>
            <w:bCs/>
            <w:color w:val="2D2D2D"/>
            <w:sz w:val="24"/>
            <w:szCs w:val="24"/>
          </w:rPr>
          <w:t>RECO</w:t>
        </w:r>
        <w:r>
          <w:rPr>
            <w:rFonts w:ascii="Arial Narrow" w:hAnsi="Arial Narrow"/>
            <w:color w:val="2D2D2D"/>
            <w:sz w:val="24"/>
            <w:szCs w:val="24"/>
          </w:rPr>
          <w:t xml:space="preserve"> p</w:t>
        </w:r>
      </w:ins>
      <w:ins w:id="90" w:author="Egas, Alexandra" w:date="2024-06-06T11:27:00Z">
        <w:r w:rsidR="00EC3A0C" w:rsidRPr="00FE54FA">
          <w:rPr>
            <w:rFonts w:ascii="Arial Narrow" w:hAnsi="Arial Narrow"/>
            <w:color w:val="2D2D2D"/>
            <w:sz w:val="24"/>
            <w:szCs w:val="24"/>
          </w:rPr>
          <w:t>odr</w:t>
        </w:r>
      </w:ins>
      <w:ins w:id="91" w:author="Egas, Alexandra" w:date="2024-06-06T12:59:00Z">
        <w:r>
          <w:rPr>
            <w:rFonts w:ascii="Arial Narrow" w:hAnsi="Arial Narrow"/>
            <w:color w:val="2D2D2D"/>
            <w:sz w:val="24"/>
            <w:szCs w:val="24"/>
          </w:rPr>
          <w:t xml:space="preserve">á </w:t>
        </w:r>
      </w:ins>
      <w:ins w:id="92" w:author="Egas, Alexandra" w:date="2024-06-06T11:27:00Z">
        <w:r w:rsidR="00EC3A0C" w:rsidRPr="00FE54FA">
          <w:rPr>
            <w:rFonts w:ascii="Arial Narrow" w:hAnsi="Arial Narrow"/>
            <w:color w:val="2D2D2D"/>
            <w:sz w:val="24"/>
            <w:szCs w:val="24"/>
          </w:rPr>
          <w:t xml:space="preserve">compartir datos personales de </w:t>
        </w:r>
        <w:r w:rsidR="00EC3A0C" w:rsidRPr="00FE54FA">
          <w:rPr>
            <w:rFonts w:ascii="Arial Narrow" w:hAnsi="Arial Narrow"/>
            <w:b/>
            <w:bCs/>
            <w:color w:val="2D2D2D"/>
            <w:sz w:val="24"/>
            <w:szCs w:val="24"/>
          </w:rPr>
          <w:t>EL USUARIO</w:t>
        </w:r>
        <w:r w:rsidR="00EC3A0C" w:rsidRPr="00FE54FA">
          <w:rPr>
            <w:rFonts w:ascii="Arial Narrow" w:hAnsi="Arial Narrow"/>
            <w:color w:val="2D2D2D"/>
            <w:sz w:val="24"/>
            <w:szCs w:val="24"/>
          </w:rPr>
          <w:t xml:space="preserve"> con autoridades gubernamentales o entidades reguladoras</w:t>
        </w:r>
      </w:ins>
      <w:ins w:id="93" w:author="Egas, Alexandra" w:date="2024-06-06T13:00:00Z">
        <w:r>
          <w:rPr>
            <w:rFonts w:ascii="Arial Narrow" w:hAnsi="Arial Narrow"/>
            <w:color w:val="2D2D2D"/>
            <w:sz w:val="24"/>
            <w:szCs w:val="24"/>
          </w:rPr>
          <w:t xml:space="preserve"> competentes,</w:t>
        </w:r>
      </w:ins>
      <w:ins w:id="94" w:author="Egas, Alexandra" w:date="2024-06-06T11:27:00Z">
        <w:r w:rsidR="00EC3A0C" w:rsidRPr="00FE54FA">
          <w:rPr>
            <w:rFonts w:ascii="Arial Narrow" w:hAnsi="Arial Narrow"/>
            <w:color w:val="2D2D2D"/>
            <w:sz w:val="24"/>
            <w:szCs w:val="24"/>
          </w:rPr>
          <w:t xml:space="preserve"> según lo requiera la ley aplicable o de acuerdo con una orden administrativa, de un tribunal o similar. Estas transferencias no requieren consentimiento de </w:t>
        </w:r>
        <w:r w:rsidR="00EC3A0C" w:rsidRPr="00FE54FA">
          <w:rPr>
            <w:rFonts w:ascii="Arial Narrow" w:hAnsi="Arial Narrow"/>
            <w:b/>
            <w:color w:val="2D2D2D"/>
            <w:sz w:val="24"/>
            <w:szCs w:val="24"/>
          </w:rPr>
          <w:t>EL USUARIO</w:t>
        </w:r>
        <w:r w:rsidR="00EC3A0C" w:rsidRPr="00FE54FA">
          <w:rPr>
            <w:rFonts w:ascii="Arial Narrow" w:hAnsi="Arial Narrow"/>
            <w:color w:val="2D2D2D"/>
            <w:sz w:val="24"/>
            <w:szCs w:val="24"/>
          </w:rPr>
          <w:t>, pues son requerimientos de autoridades competentes para solicitar los datos personales.</w:t>
        </w:r>
      </w:ins>
    </w:p>
    <w:p w14:paraId="1B95B6C1" w14:textId="77777777" w:rsidR="00EC3A0C" w:rsidRPr="00FE54FA" w:rsidRDefault="00EC3A0C" w:rsidP="00EC3A0C">
      <w:pPr>
        <w:shd w:val="clear" w:color="auto" w:fill="FFFFFF"/>
        <w:spacing w:after="0" w:line="240" w:lineRule="auto"/>
        <w:jc w:val="both"/>
        <w:rPr>
          <w:ins w:id="95" w:author="Egas, Alexandra" w:date="2024-06-06T11:27:00Z"/>
          <w:rFonts w:ascii="Arial Narrow" w:hAnsi="Arial Narrow"/>
          <w:color w:val="2D2D2D"/>
          <w:sz w:val="24"/>
          <w:szCs w:val="24"/>
        </w:rPr>
      </w:pPr>
    </w:p>
    <w:p w14:paraId="2B5EB372" w14:textId="439666FE" w:rsidR="00EC3A0C" w:rsidRPr="00FE54FA" w:rsidRDefault="00EC3A0C" w:rsidP="00EC3A0C">
      <w:pPr>
        <w:shd w:val="clear" w:color="auto" w:fill="FFFFFF"/>
        <w:spacing w:after="0" w:line="240" w:lineRule="auto"/>
        <w:jc w:val="both"/>
        <w:rPr>
          <w:ins w:id="96" w:author="Egas, Alexandra" w:date="2024-06-06T11:28:00Z"/>
          <w:rFonts w:ascii="Arial Narrow" w:hAnsi="Arial Narrow"/>
          <w:color w:val="2D2D2D"/>
          <w:sz w:val="24"/>
          <w:szCs w:val="24"/>
        </w:rPr>
      </w:pPr>
      <w:ins w:id="97" w:author="Egas, Alexandra" w:date="2024-06-06T11:27:00Z">
        <w:r w:rsidRPr="00FE54FA">
          <w:rPr>
            <w:rFonts w:ascii="Arial Narrow" w:hAnsi="Arial Narrow"/>
            <w:color w:val="2D2D2D"/>
            <w:sz w:val="24"/>
            <w:szCs w:val="24"/>
          </w:rPr>
          <w:t xml:space="preserve">Adicionalmente, a nivel nacional, dentro del territorio peruano </w:t>
        </w:r>
      </w:ins>
      <w:ins w:id="98" w:author="Egas, Alexandra" w:date="2024-06-06T13:01:00Z">
        <w:r w:rsidR="00BD45D6" w:rsidRPr="00BD45D6">
          <w:rPr>
            <w:rFonts w:ascii="Arial Narrow" w:hAnsi="Arial Narrow"/>
            <w:b/>
            <w:bCs/>
            <w:color w:val="2D2D2D"/>
            <w:sz w:val="24"/>
            <w:szCs w:val="24"/>
          </w:rPr>
          <w:t>RECO</w:t>
        </w:r>
        <w:r w:rsidR="00BD45D6">
          <w:rPr>
            <w:rFonts w:ascii="Arial Narrow" w:hAnsi="Arial Narrow"/>
            <w:color w:val="2D2D2D"/>
            <w:sz w:val="24"/>
            <w:szCs w:val="24"/>
          </w:rPr>
          <w:t xml:space="preserve"> puede compartir</w:t>
        </w:r>
      </w:ins>
      <w:ins w:id="99" w:author="Egas, Alexandra" w:date="2024-06-06T11:27:00Z">
        <w:r w:rsidRPr="00FE54FA">
          <w:rPr>
            <w:rFonts w:ascii="Arial Narrow" w:hAnsi="Arial Narrow"/>
            <w:color w:val="2D2D2D"/>
            <w:sz w:val="24"/>
            <w:szCs w:val="24"/>
          </w:rPr>
          <w:t xml:space="preserve"> </w:t>
        </w:r>
      </w:ins>
      <w:ins w:id="100" w:author="Egas, Alexandra" w:date="2024-06-06T11:28:00Z">
        <w:r w:rsidRPr="00FE54FA">
          <w:rPr>
            <w:rFonts w:ascii="Arial Narrow" w:hAnsi="Arial Narrow"/>
            <w:color w:val="2D2D2D"/>
            <w:sz w:val="24"/>
            <w:szCs w:val="24"/>
          </w:rPr>
          <w:t xml:space="preserve">datos personales de </w:t>
        </w:r>
        <w:r w:rsidRPr="00FE54FA">
          <w:rPr>
            <w:rFonts w:ascii="Arial Narrow" w:hAnsi="Arial Narrow"/>
            <w:b/>
            <w:bCs/>
            <w:color w:val="2D2D2D"/>
            <w:sz w:val="24"/>
            <w:szCs w:val="24"/>
          </w:rPr>
          <w:t>EL USUARIO</w:t>
        </w:r>
        <w:r w:rsidRPr="00FE54FA">
          <w:rPr>
            <w:rFonts w:ascii="Arial Narrow" w:hAnsi="Arial Narrow"/>
            <w:color w:val="2D2D2D"/>
            <w:sz w:val="24"/>
            <w:szCs w:val="24"/>
          </w:rPr>
          <w:t xml:space="preserve"> con las siguientes entidades:</w:t>
        </w:r>
      </w:ins>
    </w:p>
    <w:p w14:paraId="37690418" w14:textId="77777777" w:rsidR="00EC3A0C" w:rsidRPr="00FE54FA" w:rsidRDefault="00EC3A0C" w:rsidP="00EC3A0C">
      <w:pPr>
        <w:shd w:val="clear" w:color="auto" w:fill="FFFFFF"/>
        <w:spacing w:after="0" w:line="240" w:lineRule="auto"/>
        <w:jc w:val="both"/>
        <w:rPr>
          <w:ins w:id="101" w:author="Egas, Alexandra" w:date="2024-06-06T11:28:00Z"/>
          <w:rFonts w:ascii="Arial Narrow" w:hAnsi="Arial Narrow"/>
          <w:color w:val="2D2D2D"/>
          <w:sz w:val="24"/>
          <w:szCs w:val="24"/>
        </w:rPr>
      </w:pPr>
    </w:p>
    <w:tbl>
      <w:tblPr>
        <w:tblStyle w:val="Tablaconcuadrcula"/>
        <w:tblW w:w="0" w:type="auto"/>
        <w:tblLook w:val="04A0" w:firstRow="1" w:lastRow="0" w:firstColumn="1" w:lastColumn="0" w:noHBand="0" w:noVBand="1"/>
      </w:tblPr>
      <w:tblGrid>
        <w:gridCol w:w="2831"/>
        <w:gridCol w:w="2831"/>
        <w:gridCol w:w="2832"/>
      </w:tblGrid>
      <w:tr w:rsidR="00EC3A0C" w:rsidRPr="00EC3A0C" w14:paraId="422AFB4A" w14:textId="77777777" w:rsidTr="00EC3A0C">
        <w:trPr>
          <w:ins w:id="102" w:author="Egas, Alexandra" w:date="2024-06-06T11:28:00Z"/>
        </w:trPr>
        <w:tc>
          <w:tcPr>
            <w:tcW w:w="2831" w:type="dxa"/>
          </w:tcPr>
          <w:p w14:paraId="748D8D66" w14:textId="4B74CDDD" w:rsidR="00EC3A0C" w:rsidRPr="00FE54FA" w:rsidRDefault="00EC3A0C" w:rsidP="00FE54FA">
            <w:pPr>
              <w:jc w:val="center"/>
              <w:rPr>
                <w:ins w:id="103" w:author="Egas, Alexandra" w:date="2024-06-06T11:28:00Z"/>
                <w:rFonts w:ascii="Arial Narrow" w:hAnsi="Arial Narrow"/>
                <w:b/>
                <w:bCs/>
                <w:color w:val="2D2D2D"/>
                <w:sz w:val="24"/>
                <w:szCs w:val="24"/>
              </w:rPr>
            </w:pPr>
            <w:commentRangeStart w:id="104"/>
            <w:ins w:id="105" w:author="Egas, Alexandra" w:date="2024-06-06T11:29:00Z">
              <w:r w:rsidRPr="00FE54FA">
                <w:rPr>
                  <w:rFonts w:ascii="Arial Narrow" w:hAnsi="Arial Narrow"/>
                  <w:b/>
                  <w:bCs/>
                  <w:color w:val="2D2D2D"/>
                  <w:sz w:val="24"/>
                  <w:szCs w:val="24"/>
                </w:rPr>
                <w:t>Destinario</w:t>
              </w:r>
            </w:ins>
          </w:p>
        </w:tc>
        <w:tc>
          <w:tcPr>
            <w:tcW w:w="2831" w:type="dxa"/>
          </w:tcPr>
          <w:p w14:paraId="75768A1F" w14:textId="25A7075C" w:rsidR="00EC3A0C" w:rsidRPr="00FE54FA" w:rsidRDefault="00EC3A0C" w:rsidP="00FE54FA">
            <w:pPr>
              <w:jc w:val="center"/>
              <w:rPr>
                <w:ins w:id="106" w:author="Egas, Alexandra" w:date="2024-06-06T11:28:00Z"/>
                <w:rFonts w:ascii="Arial Narrow" w:hAnsi="Arial Narrow"/>
                <w:b/>
                <w:bCs/>
                <w:color w:val="2D2D2D"/>
                <w:sz w:val="24"/>
                <w:szCs w:val="24"/>
              </w:rPr>
            </w:pPr>
            <w:ins w:id="107" w:author="Egas, Alexandra" w:date="2024-06-06T11:29:00Z">
              <w:r w:rsidRPr="00FE54FA">
                <w:rPr>
                  <w:rFonts w:ascii="Arial Narrow" w:hAnsi="Arial Narrow"/>
                  <w:b/>
                  <w:bCs/>
                  <w:color w:val="2D2D2D"/>
                  <w:sz w:val="24"/>
                  <w:szCs w:val="24"/>
                </w:rPr>
                <w:t>País</w:t>
              </w:r>
            </w:ins>
          </w:p>
        </w:tc>
        <w:tc>
          <w:tcPr>
            <w:tcW w:w="2832" w:type="dxa"/>
          </w:tcPr>
          <w:p w14:paraId="5F9DC211" w14:textId="6617E4DE" w:rsidR="00EC3A0C" w:rsidRPr="00FE54FA" w:rsidRDefault="00EC3A0C" w:rsidP="00FE54FA">
            <w:pPr>
              <w:jc w:val="center"/>
              <w:rPr>
                <w:ins w:id="108" w:author="Egas, Alexandra" w:date="2024-06-06T11:28:00Z"/>
                <w:rFonts w:ascii="Arial Narrow" w:hAnsi="Arial Narrow"/>
                <w:b/>
                <w:bCs/>
                <w:color w:val="2D2D2D"/>
                <w:sz w:val="24"/>
                <w:szCs w:val="24"/>
              </w:rPr>
            </w:pPr>
            <w:ins w:id="109" w:author="Egas, Alexandra" w:date="2024-06-06T11:29:00Z">
              <w:r w:rsidRPr="00FE54FA">
                <w:rPr>
                  <w:rFonts w:ascii="Arial Narrow" w:hAnsi="Arial Narrow"/>
                  <w:b/>
                  <w:bCs/>
                  <w:color w:val="2D2D2D"/>
                  <w:sz w:val="24"/>
                  <w:szCs w:val="24"/>
                </w:rPr>
                <w:t>Finalidad</w:t>
              </w:r>
            </w:ins>
          </w:p>
        </w:tc>
      </w:tr>
      <w:tr w:rsidR="00EC3A0C" w:rsidRPr="00EC3A0C" w14:paraId="25752290" w14:textId="77777777" w:rsidTr="00EC3A0C">
        <w:trPr>
          <w:ins w:id="110" w:author="Egas, Alexandra" w:date="2024-06-06T11:29:00Z"/>
        </w:trPr>
        <w:tc>
          <w:tcPr>
            <w:tcW w:w="2831" w:type="dxa"/>
          </w:tcPr>
          <w:p w14:paraId="25037724" w14:textId="77777777" w:rsidR="00EC3A0C" w:rsidRPr="00697A76" w:rsidRDefault="00EC3A0C" w:rsidP="00EC3A0C">
            <w:pPr>
              <w:jc w:val="both"/>
              <w:rPr>
                <w:ins w:id="111" w:author="Egas, Alexandra" w:date="2024-06-06T11:29:00Z"/>
                <w:rFonts w:ascii="Arial Narrow" w:hAnsi="Arial Narrow"/>
                <w:color w:val="2D2D2D"/>
                <w:sz w:val="24"/>
                <w:szCs w:val="24"/>
              </w:rPr>
            </w:pPr>
          </w:p>
        </w:tc>
        <w:tc>
          <w:tcPr>
            <w:tcW w:w="2831" w:type="dxa"/>
          </w:tcPr>
          <w:p w14:paraId="10FE6072" w14:textId="308D9A2C" w:rsidR="00EC3A0C" w:rsidRPr="00697A76" w:rsidRDefault="00EC3A0C" w:rsidP="00FE54FA">
            <w:pPr>
              <w:jc w:val="center"/>
              <w:rPr>
                <w:ins w:id="112" w:author="Egas, Alexandra" w:date="2024-06-06T11:29:00Z"/>
                <w:rFonts w:ascii="Arial Narrow" w:hAnsi="Arial Narrow"/>
                <w:color w:val="2D2D2D"/>
                <w:sz w:val="24"/>
                <w:szCs w:val="24"/>
              </w:rPr>
            </w:pPr>
            <w:ins w:id="113" w:author="Egas, Alexandra" w:date="2024-06-06T11:30:00Z">
              <w:r w:rsidRPr="00697A76">
                <w:rPr>
                  <w:rFonts w:ascii="Arial Narrow" w:hAnsi="Arial Narrow"/>
                  <w:color w:val="2D2D2D"/>
                  <w:sz w:val="24"/>
                  <w:szCs w:val="24"/>
                </w:rPr>
                <w:t>Perú</w:t>
              </w:r>
            </w:ins>
          </w:p>
        </w:tc>
        <w:tc>
          <w:tcPr>
            <w:tcW w:w="2832" w:type="dxa"/>
          </w:tcPr>
          <w:p w14:paraId="09C6AA04" w14:textId="67C535DD" w:rsidR="00EC3A0C" w:rsidRPr="00697A76" w:rsidRDefault="00EC3A0C" w:rsidP="00EC3A0C">
            <w:pPr>
              <w:jc w:val="both"/>
              <w:rPr>
                <w:ins w:id="114" w:author="Egas, Alexandra" w:date="2024-06-06T11:29:00Z"/>
                <w:rFonts w:ascii="Arial Narrow" w:hAnsi="Arial Narrow"/>
                <w:color w:val="2D2D2D"/>
                <w:sz w:val="24"/>
                <w:szCs w:val="24"/>
              </w:rPr>
            </w:pPr>
          </w:p>
        </w:tc>
      </w:tr>
      <w:tr w:rsidR="00EC3A0C" w:rsidRPr="00EC3A0C" w14:paraId="1CE12D46" w14:textId="77777777" w:rsidTr="00EC3A0C">
        <w:trPr>
          <w:ins w:id="115" w:author="Egas, Alexandra" w:date="2024-06-06T11:29:00Z"/>
        </w:trPr>
        <w:tc>
          <w:tcPr>
            <w:tcW w:w="2831" w:type="dxa"/>
          </w:tcPr>
          <w:p w14:paraId="73D9DEAF" w14:textId="77777777" w:rsidR="00EC3A0C" w:rsidRPr="00697A76" w:rsidRDefault="00EC3A0C" w:rsidP="00EC3A0C">
            <w:pPr>
              <w:jc w:val="both"/>
              <w:rPr>
                <w:ins w:id="116" w:author="Egas, Alexandra" w:date="2024-06-06T11:29:00Z"/>
                <w:rFonts w:ascii="Arial Narrow" w:hAnsi="Arial Narrow"/>
                <w:color w:val="2D2D2D"/>
                <w:sz w:val="24"/>
                <w:szCs w:val="24"/>
              </w:rPr>
            </w:pPr>
          </w:p>
        </w:tc>
        <w:tc>
          <w:tcPr>
            <w:tcW w:w="2831" w:type="dxa"/>
          </w:tcPr>
          <w:p w14:paraId="0840C6D4" w14:textId="501E3D1E" w:rsidR="00EC3A0C" w:rsidRPr="00697A76" w:rsidRDefault="00EC3A0C" w:rsidP="00FE54FA">
            <w:pPr>
              <w:jc w:val="center"/>
              <w:rPr>
                <w:ins w:id="117" w:author="Egas, Alexandra" w:date="2024-06-06T11:29:00Z"/>
                <w:rFonts w:ascii="Arial Narrow" w:hAnsi="Arial Narrow"/>
                <w:color w:val="2D2D2D"/>
                <w:sz w:val="24"/>
                <w:szCs w:val="24"/>
              </w:rPr>
            </w:pPr>
            <w:ins w:id="118" w:author="Egas, Alexandra" w:date="2024-06-06T11:30:00Z">
              <w:r w:rsidRPr="00697A76">
                <w:rPr>
                  <w:rFonts w:ascii="Arial Narrow" w:hAnsi="Arial Narrow"/>
                  <w:color w:val="2D2D2D"/>
                  <w:sz w:val="24"/>
                  <w:szCs w:val="24"/>
                </w:rPr>
                <w:t>Perú</w:t>
              </w:r>
            </w:ins>
          </w:p>
        </w:tc>
        <w:tc>
          <w:tcPr>
            <w:tcW w:w="2832" w:type="dxa"/>
          </w:tcPr>
          <w:p w14:paraId="3818722E" w14:textId="77777777" w:rsidR="00EC3A0C" w:rsidRPr="00697A76" w:rsidRDefault="00EC3A0C" w:rsidP="00EC3A0C">
            <w:pPr>
              <w:jc w:val="both"/>
              <w:rPr>
                <w:ins w:id="119" w:author="Egas, Alexandra" w:date="2024-06-06T11:29:00Z"/>
                <w:rFonts w:ascii="Arial Narrow" w:hAnsi="Arial Narrow"/>
                <w:color w:val="2D2D2D"/>
                <w:sz w:val="24"/>
                <w:szCs w:val="24"/>
              </w:rPr>
            </w:pPr>
          </w:p>
        </w:tc>
      </w:tr>
      <w:tr w:rsidR="00EC3A0C" w:rsidRPr="00FE54FA" w14:paraId="4EE825C9" w14:textId="77777777" w:rsidTr="00EC3A0C">
        <w:trPr>
          <w:ins w:id="120" w:author="Egas, Alexandra" w:date="2024-06-06T11:30:00Z"/>
        </w:trPr>
        <w:tc>
          <w:tcPr>
            <w:tcW w:w="2831" w:type="dxa"/>
          </w:tcPr>
          <w:p w14:paraId="148511EF" w14:textId="77777777" w:rsidR="00EC3A0C" w:rsidRPr="00697A76" w:rsidRDefault="00EC3A0C" w:rsidP="00EC3A0C">
            <w:pPr>
              <w:jc w:val="both"/>
              <w:rPr>
                <w:ins w:id="121" w:author="Egas, Alexandra" w:date="2024-06-06T11:30:00Z"/>
                <w:rFonts w:ascii="Arial Narrow" w:hAnsi="Arial Narrow"/>
                <w:color w:val="2D2D2D"/>
                <w:sz w:val="24"/>
                <w:szCs w:val="24"/>
              </w:rPr>
            </w:pPr>
          </w:p>
        </w:tc>
        <w:tc>
          <w:tcPr>
            <w:tcW w:w="2831" w:type="dxa"/>
          </w:tcPr>
          <w:p w14:paraId="500DB678" w14:textId="5478DA41" w:rsidR="00EC3A0C" w:rsidRPr="00FE54FA" w:rsidRDefault="00EC3A0C" w:rsidP="00FE54FA">
            <w:pPr>
              <w:jc w:val="center"/>
              <w:rPr>
                <w:ins w:id="122" w:author="Egas, Alexandra" w:date="2024-06-06T11:30:00Z"/>
                <w:rFonts w:ascii="Arial Narrow" w:hAnsi="Arial Narrow"/>
                <w:color w:val="2D2D2D"/>
                <w:sz w:val="24"/>
                <w:szCs w:val="24"/>
              </w:rPr>
            </w:pPr>
            <w:ins w:id="123" w:author="Egas, Alexandra" w:date="2024-06-06T11:30:00Z">
              <w:r w:rsidRPr="00697A76">
                <w:rPr>
                  <w:rFonts w:ascii="Arial Narrow" w:hAnsi="Arial Narrow"/>
                  <w:color w:val="2D2D2D"/>
                  <w:sz w:val="24"/>
                  <w:szCs w:val="24"/>
                </w:rPr>
                <w:t>Perú</w:t>
              </w:r>
            </w:ins>
            <w:commentRangeEnd w:id="104"/>
            <w:ins w:id="124" w:author="Egas, Alexandra" w:date="2024-06-06T11:31:00Z">
              <w:r>
                <w:rPr>
                  <w:rStyle w:val="Refdecomentario"/>
                </w:rPr>
                <w:commentReference w:id="104"/>
              </w:r>
            </w:ins>
          </w:p>
        </w:tc>
        <w:tc>
          <w:tcPr>
            <w:tcW w:w="2832" w:type="dxa"/>
          </w:tcPr>
          <w:p w14:paraId="391DFFB9" w14:textId="77777777" w:rsidR="00EC3A0C" w:rsidRPr="00FE54FA" w:rsidRDefault="00EC3A0C" w:rsidP="00EC3A0C">
            <w:pPr>
              <w:jc w:val="both"/>
              <w:rPr>
                <w:ins w:id="125" w:author="Egas, Alexandra" w:date="2024-06-06T11:30:00Z"/>
                <w:rFonts w:ascii="Arial Narrow" w:hAnsi="Arial Narrow"/>
                <w:color w:val="2D2D2D"/>
                <w:sz w:val="24"/>
                <w:szCs w:val="24"/>
              </w:rPr>
            </w:pPr>
          </w:p>
        </w:tc>
      </w:tr>
      <w:tr w:rsidR="00EC3A0C" w:rsidRPr="00EC3A0C" w14:paraId="2118D404" w14:textId="77777777" w:rsidTr="00EC3A0C">
        <w:trPr>
          <w:ins w:id="126" w:author="Egas, Alexandra" w:date="2024-06-06T11:32:00Z"/>
        </w:trPr>
        <w:tc>
          <w:tcPr>
            <w:tcW w:w="2831" w:type="dxa"/>
          </w:tcPr>
          <w:p w14:paraId="4AF47576" w14:textId="77777777" w:rsidR="00EC3A0C" w:rsidRPr="00EC3A0C" w:rsidRDefault="00EC3A0C" w:rsidP="00EC3A0C">
            <w:pPr>
              <w:jc w:val="both"/>
              <w:rPr>
                <w:ins w:id="127" w:author="Egas, Alexandra" w:date="2024-06-06T11:32:00Z"/>
                <w:rFonts w:ascii="Arial Narrow" w:hAnsi="Arial Narrow"/>
                <w:color w:val="2D2D2D"/>
                <w:sz w:val="24"/>
                <w:szCs w:val="24"/>
              </w:rPr>
            </w:pPr>
          </w:p>
        </w:tc>
        <w:tc>
          <w:tcPr>
            <w:tcW w:w="2831" w:type="dxa"/>
          </w:tcPr>
          <w:p w14:paraId="1F4AFCAC" w14:textId="735DA6E9" w:rsidR="00EC3A0C" w:rsidRPr="00EC3A0C" w:rsidRDefault="00EC3A0C" w:rsidP="00EC3A0C">
            <w:pPr>
              <w:jc w:val="center"/>
              <w:rPr>
                <w:ins w:id="128" w:author="Egas, Alexandra" w:date="2024-06-06T11:32:00Z"/>
                <w:rFonts w:ascii="Arial Narrow" w:hAnsi="Arial Narrow"/>
                <w:color w:val="2D2D2D"/>
                <w:sz w:val="24"/>
                <w:szCs w:val="24"/>
              </w:rPr>
            </w:pPr>
            <w:ins w:id="129" w:author="Egas, Alexandra" w:date="2024-06-06T11:32:00Z">
              <w:r w:rsidRPr="00341300">
                <w:rPr>
                  <w:rFonts w:ascii="Arial Narrow" w:hAnsi="Arial Narrow"/>
                  <w:color w:val="2D2D2D"/>
                  <w:sz w:val="24"/>
                  <w:szCs w:val="24"/>
                </w:rPr>
                <w:t>Perú</w:t>
              </w:r>
            </w:ins>
          </w:p>
        </w:tc>
        <w:tc>
          <w:tcPr>
            <w:tcW w:w="2832" w:type="dxa"/>
          </w:tcPr>
          <w:p w14:paraId="1ACC0CEE" w14:textId="77777777" w:rsidR="00EC3A0C" w:rsidRPr="00EC3A0C" w:rsidRDefault="00EC3A0C" w:rsidP="00EC3A0C">
            <w:pPr>
              <w:jc w:val="both"/>
              <w:rPr>
                <w:ins w:id="130" w:author="Egas, Alexandra" w:date="2024-06-06T11:32:00Z"/>
                <w:rFonts w:ascii="Arial Narrow" w:hAnsi="Arial Narrow"/>
                <w:color w:val="2D2D2D"/>
                <w:sz w:val="24"/>
                <w:szCs w:val="24"/>
              </w:rPr>
            </w:pPr>
          </w:p>
        </w:tc>
      </w:tr>
    </w:tbl>
    <w:p w14:paraId="6DA0CDDB" w14:textId="77777777" w:rsidR="00EC3A0C" w:rsidRDefault="00EC3A0C" w:rsidP="00EC3A0C">
      <w:pPr>
        <w:shd w:val="clear" w:color="auto" w:fill="FFFFFF"/>
        <w:spacing w:after="0" w:line="240" w:lineRule="auto"/>
        <w:jc w:val="both"/>
        <w:rPr>
          <w:ins w:id="131" w:author="Egas, Alexandra" w:date="2024-06-06T11:32:00Z"/>
          <w:color w:val="2D2D2D"/>
          <w:sz w:val="20"/>
          <w:szCs w:val="20"/>
        </w:rPr>
      </w:pPr>
    </w:p>
    <w:p w14:paraId="041BC267" w14:textId="77777777" w:rsidR="00EC3A0C" w:rsidRDefault="00EC3A0C" w:rsidP="00EC3A0C">
      <w:pPr>
        <w:shd w:val="clear" w:color="auto" w:fill="FFFFFF"/>
        <w:spacing w:after="0" w:line="240" w:lineRule="auto"/>
        <w:jc w:val="both"/>
        <w:rPr>
          <w:ins w:id="132" w:author="Egas, Alexandra" w:date="2024-06-06T11:32:00Z"/>
          <w:color w:val="2D2D2D"/>
          <w:sz w:val="20"/>
          <w:szCs w:val="20"/>
        </w:rPr>
      </w:pPr>
    </w:p>
    <w:p w14:paraId="28F71B10" w14:textId="77777777" w:rsidR="00EC3A0C" w:rsidRDefault="00EC3A0C" w:rsidP="00EC3A0C">
      <w:pPr>
        <w:shd w:val="clear" w:color="auto" w:fill="FFFFFF"/>
        <w:spacing w:after="0" w:line="240" w:lineRule="auto"/>
        <w:jc w:val="both"/>
        <w:rPr>
          <w:ins w:id="133" w:author="Egas, Alexandra" w:date="2024-06-06T11:32:00Z"/>
          <w:color w:val="2D2D2D"/>
          <w:sz w:val="20"/>
          <w:szCs w:val="20"/>
        </w:rPr>
      </w:pPr>
    </w:p>
    <w:p w14:paraId="2F2D1FC5" w14:textId="77777777" w:rsidR="00EC3A0C" w:rsidRDefault="00EC3A0C" w:rsidP="00EC3A0C">
      <w:pPr>
        <w:shd w:val="clear" w:color="auto" w:fill="FFFFFF"/>
        <w:spacing w:after="0" w:line="240" w:lineRule="auto"/>
        <w:jc w:val="both"/>
        <w:rPr>
          <w:ins w:id="134" w:author="Egas, Alexandra" w:date="2024-06-06T11:32:00Z"/>
          <w:color w:val="2D2D2D"/>
          <w:sz w:val="20"/>
          <w:szCs w:val="20"/>
        </w:rPr>
      </w:pPr>
    </w:p>
    <w:p w14:paraId="11D6D330" w14:textId="77777777" w:rsidR="00EC3A0C" w:rsidRDefault="00EC3A0C" w:rsidP="00EC3A0C">
      <w:pPr>
        <w:shd w:val="clear" w:color="auto" w:fill="FFFFFF"/>
        <w:spacing w:after="0" w:line="240" w:lineRule="auto"/>
        <w:jc w:val="both"/>
        <w:rPr>
          <w:ins w:id="135" w:author="Egas, Alexandra" w:date="2024-06-06T11:31:00Z"/>
          <w:color w:val="2D2D2D"/>
          <w:sz w:val="20"/>
          <w:szCs w:val="20"/>
        </w:rPr>
      </w:pPr>
    </w:p>
    <w:p w14:paraId="197E077F" w14:textId="2252722F" w:rsidR="00EC3A0C" w:rsidRDefault="00EC3A0C" w:rsidP="00EC3A0C">
      <w:pPr>
        <w:shd w:val="clear" w:color="auto" w:fill="FFFFFF"/>
        <w:spacing w:after="0" w:line="240" w:lineRule="auto"/>
        <w:jc w:val="both"/>
        <w:rPr>
          <w:ins w:id="136" w:author="Egas, Alexandra" w:date="2024-06-06T11:33:00Z"/>
          <w:rFonts w:ascii="Arial Narrow" w:hAnsi="Arial Narrow"/>
          <w:b/>
          <w:bCs/>
          <w:color w:val="2D2D2D"/>
          <w:sz w:val="24"/>
          <w:szCs w:val="24"/>
        </w:rPr>
      </w:pPr>
      <w:ins w:id="137" w:author="Egas, Alexandra" w:date="2024-06-06T11:31:00Z">
        <w:r>
          <w:rPr>
            <w:rFonts w:ascii="Arial Narrow" w:hAnsi="Arial Narrow"/>
            <w:b/>
            <w:bCs/>
            <w:color w:val="2D2D2D"/>
            <w:sz w:val="24"/>
            <w:szCs w:val="24"/>
          </w:rPr>
          <w:t>Transferenci</w:t>
        </w:r>
      </w:ins>
      <w:ins w:id="138" w:author="Egas, Alexandra" w:date="2024-06-06T11:32:00Z">
        <w:r>
          <w:rPr>
            <w:rFonts w:ascii="Arial Narrow" w:hAnsi="Arial Narrow"/>
            <w:b/>
            <w:bCs/>
            <w:color w:val="2D2D2D"/>
            <w:sz w:val="24"/>
            <w:szCs w:val="24"/>
          </w:rPr>
          <w:t>a Internacional:</w:t>
        </w:r>
      </w:ins>
    </w:p>
    <w:p w14:paraId="34A0EA37" w14:textId="77777777" w:rsidR="004E0239" w:rsidRPr="00FE54FA" w:rsidRDefault="004E0239" w:rsidP="00EC3A0C">
      <w:pPr>
        <w:shd w:val="clear" w:color="auto" w:fill="FFFFFF"/>
        <w:spacing w:after="0" w:line="240" w:lineRule="auto"/>
        <w:jc w:val="both"/>
        <w:rPr>
          <w:ins w:id="139" w:author="Egas, Alexandra" w:date="2024-06-06T11:27:00Z"/>
          <w:rFonts w:ascii="Arial Narrow" w:hAnsi="Arial Narrow"/>
          <w:b/>
          <w:bCs/>
          <w:color w:val="2D2D2D"/>
          <w:sz w:val="24"/>
          <w:szCs w:val="24"/>
        </w:rPr>
      </w:pPr>
    </w:p>
    <w:p w14:paraId="671B93BA" w14:textId="3F4B997B" w:rsidR="004E0239" w:rsidRDefault="004E0239" w:rsidP="004E0239">
      <w:pPr>
        <w:shd w:val="clear" w:color="auto" w:fill="FFFFFF"/>
        <w:spacing w:after="0" w:line="240" w:lineRule="auto"/>
        <w:jc w:val="both"/>
        <w:rPr>
          <w:ins w:id="140" w:author="Egas, Alexandra" w:date="2024-06-06T11:35:00Z"/>
          <w:rFonts w:ascii="Arial Narrow" w:hAnsi="Arial Narrow" w:cstheme="minorBidi"/>
          <w:color w:val="2D2D2D"/>
          <w:sz w:val="24"/>
          <w:szCs w:val="24"/>
        </w:rPr>
      </w:pPr>
      <w:ins w:id="141" w:author="Egas, Alexandra" w:date="2024-06-06T11:34:00Z">
        <w:r>
          <w:rPr>
            <w:rFonts w:ascii="Arial Narrow" w:hAnsi="Arial Narrow" w:cstheme="minorBidi"/>
            <w:color w:val="2D2D2D"/>
            <w:sz w:val="24"/>
            <w:szCs w:val="24"/>
          </w:rPr>
          <w:t xml:space="preserve">Podemos compartir datos personales de </w:t>
        </w:r>
        <w:r w:rsidRPr="00FE54FA">
          <w:rPr>
            <w:rFonts w:ascii="Arial Narrow" w:hAnsi="Arial Narrow" w:cstheme="minorBidi"/>
            <w:b/>
            <w:bCs/>
            <w:color w:val="2D2D2D"/>
            <w:sz w:val="24"/>
            <w:szCs w:val="24"/>
          </w:rPr>
          <w:t>LOS USUARIOS</w:t>
        </w:r>
        <w:r>
          <w:rPr>
            <w:rFonts w:ascii="Arial Narrow" w:hAnsi="Arial Narrow" w:cstheme="minorBidi"/>
            <w:color w:val="2D2D2D"/>
            <w:sz w:val="24"/>
            <w:szCs w:val="24"/>
          </w:rPr>
          <w:t xml:space="preserve"> fuera del territorio peruano con las siguientes entidades</w:t>
        </w:r>
      </w:ins>
      <w:ins w:id="142" w:author="Egas, Alexandra" w:date="2024-06-06T11:35:00Z">
        <w:r>
          <w:rPr>
            <w:rFonts w:ascii="Arial Narrow" w:hAnsi="Arial Narrow" w:cstheme="minorBidi"/>
            <w:color w:val="2D2D2D"/>
            <w:sz w:val="24"/>
            <w:szCs w:val="24"/>
          </w:rPr>
          <w:t xml:space="preserve"> y para las finalidades detalladas debajo:</w:t>
        </w:r>
      </w:ins>
    </w:p>
    <w:p w14:paraId="0E0AF1B2" w14:textId="77777777" w:rsidR="004E0239" w:rsidRDefault="004E0239" w:rsidP="004E0239">
      <w:pPr>
        <w:shd w:val="clear" w:color="auto" w:fill="FFFFFF"/>
        <w:spacing w:after="0" w:line="240" w:lineRule="auto"/>
        <w:jc w:val="both"/>
        <w:rPr>
          <w:ins w:id="143" w:author="Egas, Alexandra" w:date="2024-06-06T11:35:00Z"/>
          <w:rFonts w:ascii="Arial Narrow" w:hAnsi="Arial Narrow" w:cstheme="minorBidi"/>
          <w:color w:val="2D2D2D"/>
          <w:sz w:val="24"/>
          <w:szCs w:val="24"/>
        </w:rPr>
      </w:pPr>
    </w:p>
    <w:tbl>
      <w:tblPr>
        <w:tblStyle w:val="Tablaconcuadrcula"/>
        <w:tblW w:w="0" w:type="auto"/>
        <w:tblLook w:val="04A0" w:firstRow="1" w:lastRow="0" w:firstColumn="1" w:lastColumn="0" w:noHBand="0" w:noVBand="1"/>
      </w:tblPr>
      <w:tblGrid>
        <w:gridCol w:w="2831"/>
        <w:gridCol w:w="2831"/>
        <w:gridCol w:w="2832"/>
      </w:tblGrid>
      <w:tr w:rsidR="004E0239" w:rsidRPr="00EC14CD" w14:paraId="382F75A3" w14:textId="77777777" w:rsidTr="00EC14CD">
        <w:trPr>
          <w:ins w:id="144" w:author="Egas, Alexandra" w:date="2024-06-06T11:35:00Z"/>
        </w:trPr>
        <w:tc>
          <w:tcPr>
            <w:tcW w:w="2831" w:type="dxa"/>
          </w:tcPr>
          <w:p w14:paraId="6486A38F" w14:textId="77777777" w:rsidR="004E0239" w:rsidRPr="00EC14CD" w:rsidRDefault="004E0239" w:rsidP="00EC14CD">
            <w:pPr>
              <w:jc w:val="center"/>
              <w:rPr>
                <w:ins w:id="145" w:author="Egas, Alexandra" w:date="2024-06-06T11:35:00Z"/>
                <w:rFonts w:ascii="Arial Narrow" w:hAnsi="Arial Narrow"/>
                <w:b/>
                <w:bCs/>
                <w:color w:val="2D2D2D"/>
                <w:sz w:val="24"/>
                <w:szCs w:val="24"/>
              </w:rPr>
            </w:pPr>
            <w:commentRangeStart w:id="146"/>
            <w:ins w:id="147" w:author="Egas, Alexandra" w:date="2024-06-06T11:35:00Z">
              <w:r w:rsidRPr="00EC14CD">
                <w:rPr>
                  <w:rFonts w:ascii="Arial Narrow" w:hAnsi="Arial Narrow"/>
                  <w:b/>
                  <w:bCs/>
                  <w:color w:val="2D2D2D"/>
                  <w:sz w:val="24"/>
                  <w:szCs w:val="24"/>
                </w:rPr>
                <w:t>Destinario</w:t>
              </w:r>
            </w:ins>
          </w:p>
        </w:tc>
        <w:tc>
          <w:tcPr>
            <w:tcW w:w="2831" w:type="dxa"/>
          </w:tcPr>
          <w:p w14:paraId="1C3D8589" w14:textId="77777777" w:rsidR="004E0239" w:rsidRPr="00EC14CD" w:rsidRDefault="004E0239" w:rsidP="00EC14CD">
            <w:pPr>
              <w:jc w:val="center"/>
              <w:rPr>
                <w:ins w:id="148" w:author="Egas, Alexandra" w:date="2024-06-06T11:35:00Z"/>
                <w:rFonts w:ascii="Arial Narrow" w:hAnsi="Arial Narrow"/>
                <w:b/>
                <w:bCs/>
                <w:color w:val="2D2D2D"/>
                <w:sz w:val="24"/>
                <w:szCs w:val="24"/>
              </w:rPr>
            </w:pPr>
            <w:ins w:id="149" w:author="Egas, Alexandra" w:date="2024-06-06T11:35:00Z">
              <w:r w:rsidRPr="00EC14CD">
                <w:rPr>
                  <w:rFonts w:ascii="Arial Narrow" w:hAnsi="Arial Narrow"/>
                  <w:b/>
                  <w:bCs/>
                  <w:color w:val="2D2D2D"/>
                  <w:sz w:val="24"/>
                  <w:szCs w:val="24"/>
                </w:rPr>
                <w:t>País</w:t>
              </w:r>
            </w:ins>
          </w:p>
        </w:tc>
        <w:tc>
          <w:tcPr>
            <w:tcW w:w="2832" w:type="dxa"/>
          </w:tcPr>
          <w:p w14:paraId="7F389169" w14:textId="77777777" w:rsidR="004E0239" w:rsidRPr="00EC14CD" w:rsidRDefault="004E0239" w:rsidP="00EC14CD">
            <w:pPr>
              <w:jc w:val="center"/>
              <w:rPr>
                <w:ins w:id="150" w:author="Egas, Alexandra" w:date="2024-06-06T11:35:00Z"/>
                <w:rFonts w:ascii="Arial Narrow" w:hAnsi="Arial Narrow"/>
                <w:b/>
                <w:bCs/>
                <w:color w:val="2D2D2D"/>
                <w:sz w:val="24"/>
                <w:szCs w:val="24"/>
              </w:rPr>
            </w:pPr>
            <w:ins w:id="151" w:author="Egas, Alexandra" w:date="2024-06-06T11:35:00Z">
              <w:r w:rsidRPr="00EC14CD">
                <w:rPr>
                  <w:rFonts w:ascii="Arial Narrow" w:hAnsi="Arial Narrow"/>
                  <w:b/>
                  <w:bCs/>
                  <w:color w:val="2D2D2D"/>
                  <w:sz w:val="24"/>
                  <w:szCs w:val="24"/>
                </w:rPr>
                <w:t>Finalidad</w:t>
              </w:r>
            </w:ins>
          </w:p>
        </w:tc>
      </w:tr>
      <w:tr w:rsidR="004E0239" w:rsidRPr="00EC14CD" w14:paraId="04626828" w14:textId="77777777" w:rsidTr="00EC14CD">
        <w:trPr>
          <w:ins w:id="152" w:author="Egas, Alexandra" w:date="2024-06-06T11:35:00Z"/>
        </w:trPr>
        <w:tc>
          <w:tcPr>
            <w:tcW w:w="2831" w:type="dxa"/>
          </w:tcPr>
          <w:p w14:paraId="0FC0B7DF" w14:textId="77777777" w:rsidR="004E0239" w:rsidRPr="00EC14CD" w:rsidRDefault="004E0239" w:rsidP="00EC14CD">
            <w:pPr>
              <w:jc w:val="both"/>
              <w:rPr>
                <w:ins w:id="153" w:author="Egas, Alexandra" w:date="2024-06-06T11:35:00Z"/>
                <w:rFonts w:ascii="Arial Narrow" w:hAnsi="Arial Narrow"/>
                <w:color w:val="2D2D2D"/>
                <w:sz w:val="24"/>
                <w:szCs w:val="24"/>
              </w:rPr>
            </w:pPr>
          </w:p>
        </w:tc>
        <w:tc>
          <w:tcPr>
            <w:tcW w:w="2831" w:type="dxa"/>
          </w:tcPr>
          <w:p w14:paraId="6F5AAEB1" w14:textId="77CF99AE" w:rsidR="004E0239" w:rsidRPr="00EC14CD" w:rsidRDefault="004E0239" w:rsidP="00EC14CD">
            <w:pPr>
              <w:jc w:val="center"/>
              <w:rPr>
                <w:ins w:id="154" w:author="Egas, Alexandra" w:date="2024-06-06T11:35:00Z"/>
                <w:rFonts w:ascii="Arial Narrow" w:hAnsi="Arial Narrow"/>
                <w:color w:val="2D2D2D"/>
                <w:sz w:val="24"/>
                <w:szCs w:val="24"/>
              </w:rPr>
            </w:pPr>
          </w:p>
        </w:tc>
        <w:tc>
          <w:tcPr>
            <w:tcW w:w="2832" w:type="dxa"/>
          </w:tcPr>
          <w:p w14:paraId="04EC9D7D" w14:textId="104693E3" w:rsidR="004E0239" w:rsidRPr="00EC14CD" w:rsidRDefault="004164D6" w:rsidP="00EC14CD">
            <w:pPr>
              <w:jc w:val="both"/>
              <w:rPr>
                <w:ins w:id="155" w:author="Egas, Alexandra" w:date="2024-06-06T11:35:00Z"/>
                <w:rFonts w:ascii="Arial Narrow" w:hAnsi="Arial Narrow"/>
                <w:color w:val="2D2D2D"/>
                <w:sz w:val="24"/>
                <w:szCs w:val="24"/>
              </w:rPr>
            </w:pPr>
            <w:commentRangeStart w:id="156"/>
            <w:ins w:id="157" w:author="Egas, Alexandra" w:date="2024-06-06T11:41:00Z">
              <w:r>
                <w:rPr>
                  <w:rFonts w:ascii="Arial Narrow" w:hAnsi="Arial Narrow"/>
                  <w:color w:val="2D2D2D"/>
                  <w:sz w:val="24"/>
                  <w:szCs w:val="24"/>
                </w:rPr>
                <w:t>Servidor de</w:t>
              </w:r>
            </w:ins>
            <w:ins w:id="158" w:author="Egas, Alexandra" w:date="2024-06-06T11:36:00Z">
              <w:r w:rsidR="004E0239">
                <w:rPr>
                  <w:rFonts w:ascii="Arial Narrow" w:hAnsi="Arial Narrow"/>
                  <w:color w:val="2D2D2D"/>
                  <w:sz w:val="24"/>
                  <w:szCs w:val="24"/>
                </w:rPr>
                <w:t xml:space="preserve"> la página web de la Plataforma</w:t>
              </w:r>
            </w:ins>
            <w:commentRangeEnd w:id="156"/>
            <w:ins w:id="159" w:author="Egas, Alexandra" w:date="2024-06-06T11:38:00Z">
              <w:r>
                <w:rPr>
                  <w:rStyle w:val="Refdecomentario"/>
                </w:rPr>
                <w:commentReference w:id="156"/>
              </w:r>
            </w:ins>
            <w:ins w:id="160" w:author="Egas, Alexandra" w:date="2024-06-06T11:36:00Z">
              <w:r>
                <w:rPr>
                  <w:rFonts w:ascii="Arial Narrow" w:hAnsi="Arial Narrow"/>
                  <w:color w:val="2D2D2D"/>
                  <w:sz w:val="24"/>
                  <w:szCs w:val="24"/>
                </w:rPr>
                <w:t xml:space="preserve"> </w:t>
              </w:r>
            </w:ins>
          </w:p>
        </w:tc>
      </w:tr>
      <w:tr w:rsidR="004E0239" w:rsidRPr="00EC14CD" w14:paraId="18E3D889" w14:textId="77777777" w:rsidTr="00EC14CD">
        <w:trPr>
          <w:ins w:id="161" w:author="Egas, Alexandra" w:date="2024-06-06T11:35:00Z"/>
        </w:trPr>
        <w:tc>
          <w:tcPr>
            <w:tcW w:w="2831" w:type="dxa"/>
          </w:tcPr>
          <w:p w14:paraId="4E426C4B" w14:textId="77777777" w:rsidR="004E0239" w:rsidRPr="00EC14CD" w:rsidRDefault="004E0239" w:rsidP="00EC14CD">
            <w:pPr>
              <w:jc w:val="both"/>
              <w:rPr>
                <w:ins w:id="162" w:author="Egas, Alexandra" w:date="2024-06-06T11:35:00Z"/>
                <w:rFonts w:ascii="Arial Narrow" w:hAnsi="Arial Narrow"/>
                <w:color w:val="2D2D2D"/>
                <w:sz w:val="24"/>
                <w:szCs w:val="24"/>
              </w:rPr>
            </w:pPr>
          </w:p>
        </w:tc>
        <w:tc>
          <w:tcPr>
            <w:tcW w:w="2831" w:type="dxa"/>
          </w:tcPr>
          <w:p w14:paraId="65416810" w14:textId="35E06C5E" w:rsidR="004E0239" w:rsidRPr="00EC14CD" w:rsidRDefault="004E0239" w:rsidP="00EC14CD">
            <w:pPr>
              <w:jc w:val="center"/>
              <w:rPr>
                <w:ins w:id="163" w:author="Egas, Alexandra" w:date="2024-06-06T11:35:00Z"/>
                <w:rFonts w:ascii="Arial Narrow" w:hAnsi="Arial Narrow"/>
                <w:color w:val="2D2D2D"/>
                <w:sz w:val="24"/>
                <w:szCs w:val="24"/>
              </w:rPr>
            </w:pPr>
          </w:p>
        </w:tc>
        <w:tc>
          <w:tcPr>
            <w:tcW w:w="2832" w:type="dxa"/>
          </w:tcPr>
          <w:p w14:paraId="19422075" w14:textId="77777777" w:rsidR="004E0239" w:rsidRPr="00EC14CD" w:rsidRDefault="004E0239" w:rsidP="00EC14CD">
            <w:pPr>
              <w:jc w:val="both"/>
              <w:rPr>
                <w:ins w:id="164" w:author="Egas, Alexandra" w:date="2024-06-06T11:35:00Z"/>
                <w:rFonts w:ascii="Arial Narrow" w:hAnsi="Arial Narrow"/>
                <w:color w:val="2D2D2D"/>
                <w:sz w:val="24"/>
                <w:szCs w:val="24"/>
              </w:rPr>
            </w:pPr>
          </w:p>
        </w:tc>
      </w:tr>
      <w:commentRangeEnd w:id="146"/>
      <w:tr w:rsidR="004E0239" w:rsidRPr="00EC14CD" w14:paraId="73D91083" w14:textId="77777777" w:rsidTr="00EC14CD">
        <w:trPr>
          <w:ins w:id="165" w:author="Egas, Alexandra" w:date="2024-06-06T11:35:00Z"/>
        </w:trPr>
        <w:tc>
          <w:tcPr>
            <w:tcW w:w="2831" w:type="dxa"/>
          </w:tcPr>
          <w:p w14:paraId="77F6C3CD" w14:textId="77777777" w:rsidR="004E0239" w:rsidRPr="00EC14CD" w:rsidRDefault="004E0239" w:rsidP="00EC14CD">
            <w:pPr>
              <w:jc w:val="both"/>
              <w:rPr>
                <w:ins w:id="166" w:author="Egas, Alexandra" w:date="2024-06-06T11:35:00Z"/>
                <w:rFonts w:ascii="Arial Narrow" w:hAnsi="Arial Narrow"/>
                <w:color w:val="2D2D2D"/>
                <w:sz w:val="24"/>
                <w:szCs w:val="24"/>
              </w:rPr>
            </w:pPr>
            <w:ins w:id="167" w:author="Egas, Alexandra" w:date="2024-06-06T11:35:00Z">
              <w:r>
                <w:rPr>
                  <w:rStyle w:val="Refdecomentario"/>
                </w:rPr>
                <w:commentReference w:id="146"/>
              </w:r>
            </w:ins>
          </w:p>
        </w:tc>
        <w:tc>
          <w:tcPr>
            <w:tcW w:w="2831" w:type="dxa"/>
          </w:tcPr>
          <w:p w14:paraId="50C28CFA" w14:textId="5F6EF553" w:rsidR="004E0239" w:rsidRPr="00EC14CD" w:rsidRDefault="004E0239" w:rsidP="00EC14CD">
            <w:pPr>
              <w:jc w:val="center"/>
              <w:rPr>
                <w:ins w:id="168" w:author="Egas, Alexandra" w:date="2024-06-06T11:35:00Z"/>
                <w:rFonts w:ascii="Arial Narrow" w:hAnsi="Arial Narrow"/>
                <w:color w:val="2D2D2D"/>
                <w:sz w:val="24"/>
                <w:szCs w:val="24"/>
              </w:rPr>
            </w:pPr>
          </w:p>
        </w:tc>
        <w:tc>
          <w:tcPr>
            <w:tcW w:w="2832" w:type="dxa"/>
          </w:tcPr>
          <w:p w14:paraId="52A73640" w14:textId="77777777" w:rsidR="004E0239" w:rsidRPr="00EC14CD" w:rsidRDefault="004E0239" w:rsidP="00EC14CD">
            <w:pPr>
              <w:jc w:val="both"/>
              <w:rPr>
                <w:ins w:id="169" w:author="Egas, Alexandra" w:date="2024-06-06T11:35:00Z"/>
                <w:rFonts w:ascii="Arial Narrow" w:hAnsi="Arial Narrow"/>
                <w:color w:val="2D2D2D"/>
                <w:sz w:val="24"/>
                <w:szCs w:val="24"/>
              </w:rPr>
            </w:pPr>
          </w:p>
        </w:tc>
      </w:tr>
    </w:tbl>
    <w:p w14:paraId="6CDA000A" w14:textId="09853114" w:rsidR="00EC3A0C" w:rsidRPr="00A17ED7" w:rsidDel="004164D6" w:rsidRDefault="00EC3A0C">
      <w:pPr>
        <w:pBdr>
          <w:top w:val="none" w:sz="0" w:space="0" w:color="D9D9E3"/>
          <w:left w:val="none" w:sz="0" w:space="0" w:color="D9D9E3"/>
          <w:bottom w:val="none" w:sz="0" w:space="0" w:color="D9D9E3"/>
          <w:right w:val="none" w:sz="0" w:space="0" w:color="D9D9E3"/>
          <w:between w:val="none" w:sz="0" w:space="0" w:color="D9D9E3"/>
        </w:pBdr>
        <w:spacing w:before="300" w:after="300"/>
        <w:jc w:val="both"/>
        <w:rPr>
          <w:del w:id="170" w:author="Egas, Alexandra" w:date="2024-06-06T11:38:00Z"/>
          <w:rFonts w:ascii="Arial Narrow" w:eastAsia="Arial Narrow" w:hAnsi="Arial Narrow" w:cs="Arial Narrow"/>
          <w:b/>
          <w:sz w:val="24"/>
          <w:szCs w:val="24"/>
        </w:rPr>
      </w:pPr>
    </w:p>
    <w:p w14:paraId="00000017" w14:textId="18EF37A1" w:rsidR="00781766" w:rsidRPr="00A17ED7" w:rsidDel="00EC3A0C"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del w:id="171" w:author="Egas, Alexandra" w:date="2024-06-06T11:31:00Z"/>
          <w:rFonts w:ascii="Arial Narrow" w:eastAsia="Arial Narrow" w:hAnsi="Arial Narrow" w:cs="Arial Narrow"/>
          <w:b/>
          <w:sz w:val="24"/>
          <w:szCs w:val="24"/>
        </w:rPr>
      </w:pPr>
      <w:del w:id="172" w:author="Egas, Alexandra" w:date="2024-06-06T11:31:00Z">
        <w:r w:rsidRPr="00A17ED7" w:rsidDel="00EC3A0C">
          <w:rPr>
            <w:rFonts w:ascii="Arial Narrow" w:eastAsia="Arial Narrow" w:hAnsi="Arial Narrow" w:cs="Arial Narrow"/>
            <w:sz w:val="24"/>
            <w:szCs w:val="24"/>
          </w:rPr>
          <w:delText xml:space="preserve">Los datos personales de </w:delText>
        </w:r>
        <w:r w:rsidRPr="00A17ED7" w:rsidDel="00EC3A0C">
          <w:rPr>
            <w:rFonts w:ascii="Arial Narrow" w:eastAsia="Arial Narrow" w:hAnsi="Arial Narrow" w:cs="Arial Narrow"/>
            <w:b/>
            <w:sz w:val="24"/>
            <w:szCs w:val="24"/>
          </w:rPr>
          <w:delText>EL USUARIO</w:delText>
        </w:r>
        <w:r w:rsidRPr="00A17ED7" w:rsidDel="00EC3A0C">
          <w:rPr>
            <w:rFonts w:ascii="Arial Narrow" w:eastAsia="Arial Narrow" w:hAnsi="Arial Narrow" w:cs="Arial Narrow"/>
            <w:sz w:val="24"/>
            <w:szCs w:val="24"/>
          </w:rPr>
          <w:delText xml:space="preserve"> podrán ser compartidos con terceros únicamente para cumplir con las finalidades establecidas, como entidades financieras para procesar pagos, proveedores de servicios tecnológicos, entre otros.</w:delText>
        </w:r>
      </w:del>
    </w:p>
    <w:p w14:paraId="3A74CC7E" w14:textId="51C2E171" w:rsidR="00A76960" w:rsidRDefault="00790616">
      <w:pPr>
        <w:pBdr>
          <w:top w:val="none" w:sz="0" w:space="0" w:color="D9D9E3"/>
          <w:left w:val="none" w:sz="0" w:space="0" w:color="D9D9E3"/>
          <w:bottom w:val="none" w:sz="0" w:space="0" w:color="D9D9E3"/>
          <w:right w:val="none" w:sz="0" w:space="0" w:color="D9D9E3"/>
          <w:between w:val="none" w:sz="0" w:space="0" w:color="D9D9E3"/>
        </w:pBdr>
        <w:spacing w:before="300" w:after="300"/>
        <w:jc w:val="both"/>
        <w:rPr>
          <w:ins w:id="173" w:author="Egas, Alexandra" w:date="2024-06-06T12:02:00Z"/>
          <w:rFonts w:ascii="Arial Narrow" w:eastAsia="Arial Narrow" w:hAnsi="Arial Narrow" w:cs="Arial Narrow"/>
          <w:b/>
          <w:sz w:val="24"/>
          <w:szCs w:val="24"/>
        </w:rPr>
      </w:pPr>
      <w:ins w:id="174" w:author="Egas, Alexandra" w:date="2024-06-06T11:12:00Z">
        <w:r>
          <w:rPr>
            <w:rFonts w:ascii="Arial Narrow" w:eastAsia="Arial Narrow" w:hAnsi="Arial Narrow" w:cs="Arial Narrow"/>
            <w:b/>
            <w:sz w:val="24"/>
            <w:szCs w:val="24"/>
          </w:rPr>
          <w:t>8</w:t>
        </w:r>
      </w:ins>
      <w:del w:id="175" w:author="Egas, Alexandra" w:date="2024-06-06T11:12:00Z">
        <w:r w:rsidRPr="00A17ED7" w:rsidDel="00790616">
          <w:rPr>
            <w:rFonts w:ascii="Arial Narrow" w:eastAsia="Arial Narrow" w:hAnsi="Arial Narrow" w:cs="Arial Narrow"/>
            <w:b/>
            <w:sz w:val="24"/>
            <w:szCs w:val="24"/>
          </w:rPr>
          <w:delText>7</w:delText>
        </w:r>
      </w:del>
      <w:r w:rsidRPr="00A17ED7">
        <w:rPr>
          <w:rFonts w:ascii="Arial Narrow" w:eastAsia="Arial Narrow" w:hAnsi="Arial Narrow" w:cs="Arial Narrow"/>
          <w:b/>
          <w:sz w:val="24"/>
          <w:szCs w:val="24"/>
        </w:rPr>
        <w:t>.-</w:t>
      </w:r>
      <w:ins w:id="176" w:author="Egas, Alexandra" w:date="2024-06-06T11:58:00Z">
        <w:r w:rsidR="00A76960">
          <w:rPr>
            <w:rFonts w:ascii="Arial Narrow" w:eastAsia="Arial Narrow" w:hAnsi="Arial Narrow" w:cs="Arial Narrow"/>
            <w:b/>
            <w:sz w:val="24"/>
            <w:szCs w:val="24"/>
          </w:rPr>
          <w:t xml:space="preserve"> TIEMPO DE </w:t>
        </w:r>
      </w:ins>
      <w:ins w:id="177" w:author="Egas, Alexandra" w:date="2024-06-06T12:03:00Z">
        <w:r w:rsidR="00A76960">
          <w:rPr>
            <w:rFonts w:ascii="Arial Narrow" w:eastAsia="Arial Narrow" w:hAnsi="Arial Narrow" w:cs="Arial Narrow"/>
            <w:b/>
            <w:sz w:val="24"/>
            <w:szCs w:val="24"/>
          </w:rPr>
          <w:t>CONSERVACIÓN</w:t>
        </w:r>
      </w:ins>
    </w:p>
    <w:p w14:paraId="6DA1A6C9" w14:textId="6C6E64F9" w:rsidR="00A76960" w:rsidRDefault="00A76960" w:rsidP="005B49B5">
      <w:pPr>
        <w:shd w:val="clear" w:color="auto" w:fill="FFFFFF"/>
        <w:spacing w:after="0" w:line="240" w:lineRule="auto"/>
        <w:jc w:val="both"/>
        <w:rPr>
          <w:ins w:id="178" w:author="Egas, Alexandra" w:date="2024-06-06T12:12:00Z"/>
          <w:rFonts w:ascii="Arial Narrow" w:hAnsi="Arial Narrow" w:cstheme="minorBidi"/>
          <w:color w:val="2D2D2D"/>
          <w:sz w:val="24"/>
          <w:szCs w:val="24"/>
        </w:rPr>
      </w:pPr>
      <w:ins w:id="179" w:author="Egas, Alexandra" w:date="2024-06-06T12:02:00Z">
        <w:r w:rsidRPr="00FE54FA">
          <w:rPr>
            <w:rFonts w:ascii="Arial Narrow" w:hAnsi="Arial Narrow" w:cstheme="minorBidi"/>
            <w:b/>
            <w:bCs/>
            <w:color w:val="2D2D2D"/>
            <w:sz w:val="24"/>
            <w:szCs w:val="24"/>
          </w:rPr>
          <w:t xml:space="preserve">RECO </w:t>
        </w:r>
        <w:r w:rsidRPr="00FE54FA">
          <w:rPr>
            <w:rFonts w:ascii="Arial Narrow" w:hAnsi="Arial Narrow" w:cstheme="minorBidi"/>
            <w:color w:val="2D2D2D"/>
            <w:sz w:val="24"/>
            <w:szCs w:val="24"/>
          </w:rPr>
          <w:t>guarda</w:t>
        </w:r>
      </w:ins>
      <w:ins w:id="180" w:author="Egas, Alexandra" w:date="2024-06-06T12:03:00Z">
        <w:r w:rsidRPr="00FE54FA">
          <w:rPr>
            <w:rFonts w:ascii="Arial Narrow" w:hAnsi="Arial Narrow" w:cstheme="minorBidi"/>
            <w:color w:val="2D2D2D"/>
            <w:sz w:val="24"/>
            <w:szCs w:val="24"/>
          </w:rPr>
          <w:t>rá</w:t>
        </w:r>
      </w:ins>
      <w:ins w:id="181" w:author="Egas, Alexandra" w:date="2024-06-06T12:02:00Z">
        <w:r w:rsidRPr="00FE54FA">
          <w:rPr>
            <w:rFonts w:ascii="Arial Narrow" w:hAnsi="Arial Narrow" w:cstheme="minorBidi"/>
            <w:color w:val="2D2D2D"/>
            <w:sz w:val="24"/>
            <w:szCs w:val="24"/>
          </w:rPr>
          <w:t xml:space="preserve"> sus datos únicamente por el plazo que sea necesario para cumplir con los fines expuestos. </w:t>
        </w:r>
        <w:commentRangeStart w:id="182"/>
        <w:r w:rsidRPr="00FE54FA">
          <w:rPr>
            <w:rFonts w:ascii="Arial Narrow" w:hAnsi="Arial Narrow" w:cstheme="minorBidi"/>
            <w:color w:val="2D2D2D"/>
            <w:sz w:val="24"/>
            <w:szCs w:val="24"/>
          </w:rPr>
          <w:t xml:space="preserve">Así, </w:t>
        </w:r>
      </w:ins>
      <w:ins w:id="183" w:author="Egas, Alexandra" w:date="2024-06-06T12:03:00Z">
        <w:r w:rsidRPr="00FE54FA">
          <w:rPr>
            <w:rFonts w:ascii="Arial Narrow" w:hAnsi="Arial Narrow" w:cstheme="minorBidi"/>
            <w:color w:val="2D2D2D"/>
            <w:sz w:val="24"/>
            <w:szCs w:val="24"/>
          </w:rPr>
          <w:t xml:space="preserve">el tiempo de </w:t>
        </w:r>
      </w:ins>
      <w:ins w:id="184" w:author="Egas, Alexandra" w:date="2024-06-06T12:04:00Z">
        <w:r w:rsidRPr="00FE54FA">
          <w:rPr>
            <w:rFonts w:ascii="Arial Narrow" w:hAnsi="Arial Narrow" w:cstheme="minorBidi"/>
            <w:color w:val="2D2D2D"/>
            <w:sz w:val="24"/>
            <w:szCs w:val="24"/>
          </w:rPr>
          <w:t>conservación</w:t>
        </w:r>
      </w:ins>
      <w:ins w:id="185" w:author="Egas, Alexandra" w:date="2024-06-06T12:03:00Z">
        <w:r w:rsidRPr="00FE54FA">
          <w:rPr>
            <w:rFonts w:ascii="Arial Narrow" w:hAnsi="Arial Narrow" w:cstheme="minorBidi"/>
            <w:color w:val="2D2D2D"/>
            <w:sz w:val="24"/>
            <w:szCs w:val="24"/>
          </w:rPr>
          <w:t xml:space="preserve"> de los datos personales de </w:t>
        </w:r>
        <w:r w:rsidRPr="00FE54FA">
          <w:rPr>
            <w:rFonts w:ascii="Arial Narrow" w:hAnsi="Arial Narrow" w:cstheme="minorBidi"/>
            <w:b/>
            <w:bCs/>
            <w:color w:val="2D2D2D"/>
            <w:sz w:val="24"/>
            <w:szCs w:val="24"/>
          </w:rPr>
          <w:t>EL USUARIO</w:t>
        </w:r>
        <w:r w:rsidRPr="00FE54FA">
          <w:rPr>
            <w:rFonts w:ascii="Arial Narrow" w:hAnsi="Arial Narrow" w:cstheme="minorBidi"/>
            <w:color w:val="2D2D2D"/>
            <w:sz w:val="24"/>
            <w:szCs w:val="24"/>
          </w:rPr>
          <w:t xml:space="preserve"> es de […].</w:t>
        </w:r>
      </w:ins>
      <w:commentRangeEnd w:id="182"/>
      <w:ins w:id="186" w:author="Egas, Alexandra" w:date="2024-06-06T12:07:00Z">
        <w:r w:rsidR="005B49B5" w:rsidRPr="00FE54FA">
          <w:rPr>
            <w:rStyle w:val="Refdecomentario"/>
            <w:rFonts w:ascii="Arial Narrow" w:hAnsi="Arial Narrow" w:cstheme="minorBidi"/>
            <w:sz w:val="24"/>
            <w:szCs w:val="24"/>
          </w:rPr>
          <w:commentReference w:id="182"/>
        </w:r>
      </w:ins>
    </w:p>
    <w:p w14:paraId="19CB5F7A" w14:textId="77777777" w:rsidR="005B49B5" w:rsidRDefault="005B49B5" w:rsidP="005B49B5">
      <w:pPr>
        <w:shd w:val="clear" w:color="auto" w:fill="FFFFFF"/>
        <w:spacing w:after="0" w:line="240" w:lineRule="auto"/>
        <w:jc w:val="both"/>
        <w:rPr>
          <w:ins w:id="187" w:author="Egas, Alexandra" w:date="2024-06-06T12:12:00Z"/>
          <w:rFonts w:ascii="Arial Narrow" w:hAnsi="Arial Narrow" w:cstheme="minorBidi"/>
          <w:color w:val="2D2D2D"/>
          <w:sz w:val="24"/>
          <w:szCs w:val="24"/>
        </w:rPr>
      </w:pPr>
    </w:p>
    <w:p w14:paraId="71AED86A" w14:textId="0B5D5C21" w:rsidR="005B49B5" w:rsidRPr="00FE54FA" w:rsidRDefault="005B49B5" w:rsidP="005B49B5">
      <w:pPr>
        <w:shd w:val="clear" w:color="auto" w:fill="FFFFFF"/>
        <w:spacing w:after="0" w:line="240" w:lineRule="auto"/>
        <w:jc w:val="both"/>
        <w:rPr>
          <w:ins w:id="188" w:author="Egas, Alexandra" w:date="2024-06-06T12:12:00Z"/>
          <w:rFonts w:ascii="Arial Narrow" w:hAnsi="Arial Narrow"/>
          <w:color w:val="2D2D2D"/>
          <w:sz w:val="24"/>
          <w:szCs w:val="24"/>
        </w:rPr>
      </w:pPr>
      <w:ins w:id="189" w:author="Egas, Alexandra" w:date="2024-06-06T12:12:00Z">
        <w:r w:rsidRPr="00FE54FA">
          <w:rPr>
            <w:rFonts w:ascii="Arial Narrow" w:hAnsi="Arial Narrow"/>
            <w:color w:val="2D2D2D"/>
            <w:sz w:val="24"/>
            <w:szCs w:val="24"/>
          </w:rPr>
          <w:t xml:space="preserve">Sin perjuicio de los plazos de retención señalados líneas arriba, </w:t>
        </w:r>
      </w:ins>
      <w:ins w:id="190" w:author="Egas, Alexandra" w:date="2024-06-06T12:13:00Z">
        <w:r w:rsidRPr="00FE54FA">
          <w:rPr>
            <w:rFonts w:ascii="Arial Narrow" w:hAnsi="Arial Narrow"/>
            <w:b/>
            <w:bCs/>
            <w:color w:val="2D2D2D"/>
            <w:sz w:val="24"/>
            <w:szCs w:val="24"/>
          </w:rPr>
          <w:t>RECO</w:t>
        </w:r>
      </w:ins>
      <w:ins w:id="191" w:author="Egas, Alexandra" w:date="2024-06-06T12:12:00Z">
        <w:r w:rsidRPr="00FE54FA">
          <w:rPr>
            <w:rFonts w:ascii="Arial Narrow" w:hAnsi="Arial Narrow"/>
            <w:color w:val="2D2D2D"/>
            <w:sz w:val="24"/>
            <w:szCs w:val="24"/>
          </w:rPr>
          <w:t xml:space="preserve"> podrá retener por plazos mayores los datos personales en caso se vea obligado por una orden de autoridad gubernamental competente, mandato legal o se encuentre inmerso en un proceso judicial para el cual sean esenciales los datos personales.</w:t>
        </w:r>
      </w:ins>
    </w:p>
    <w:p w14:paraId="51CC1E21" w14:textId="1F7D4E89" w:rsidR="005B49B5" w:rsidRPr="00A17ED7" w:rsidRDefault="005B49B5" w:rsidP="005B49B5">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b/>
          <w:sz w:val="24"/>
          <w:szCs w:val="24"/>
        </w:rPr>
      </w:pPr>
      <w:ins w:id="192" w:author="Egas, Alexandra" w:date="2024-06-06T12:08:00Z">
        <w:r>
          <w:rPr>
            <w:rFonts w:ascii="Arial Narrow" w:eastAsia="Arial Narrow" w:hAnsi="Arial Narrow" w:cs="Arial Narrow"/>
            <w:b/>
            <w:sz w:val="24"/>
            <w:szCs w:val="24"/>
          </w:rPr>
          <w:t xml:space="preserve">9.- </w:t>
        </w:r>
      </w:ins>
      <w:r w:rsidRPr="00A17ED7">
        <w:rPr>
          <w:rFonts w:ascii="Arial Narrow" w:eastAsia="Arial Narrow" w:hAnsi="Arial Narrow" w:cs="Arial Narrow"/>
          <w:b/>
          <w:sz w:val="24"/>
          <w:szCs w:val="24"/>
        </w:rPr>
        <w:t>DERECHOS DEL TITULAR DE DATOS</w:t>
      </w:r>
    </w:p>
    <w:p w14:paraId="3AA8DBDB" w14:textId="6129210E" w:rsidR="005B49B5" w:rsidRDefault="00000000" w:rsidP="0008688A">
      <w:pPr>
        <w:pBdr>
          <w:top w:val="none" w:sz="0" w:space="0" w:color="D9D9E3"/>
          <w:left w:val="none" w:sz="0" w:space="0" w:color="D9D9E3"/>
          <w:bottom w:val="none" w:sz="0" w:space="0" w:color="D9D9E3"/>
          <w:right w:val="none" w:sz="0" w:space="0" w:color="D9D9E3"/>
          <w:between w:val="none" w:sz="0" w:space="0" w:color="D9D9E3"/>
        </w:pBdr>
        <w:spacing w:before="300" w:after="300"/>
        <w:jc w:val="both"/>
        <w:rPr>
          <w:ins w:id="193" w:author="Egas, Alexandra" w:date="2024-06-06T12:38:00Z"/>
          <w:rFonts w:ascii="Arial Narrow" w:eastAsia="Arial Narrow" w:hAnsi="Arial Narrow" w:cs="Arial Narrow"/>
          <w:b/>
          <w:sz w:val="24"/>
          <w:szCs w:val="24"/>
        </w:rPr>
      </w:pPr>
      <w:r w:rsidRPr="00A17ED7">
        <w:rPr>
          <w:rFonts w:ascii="Arial Narrow" w:eastAsia="Arial Narrow" w:hAnsi="Arial Narrow" w:cs="Arial Narrow"/>
          <w:b/>
          <w:sz w:val="24"/>
          <w:szCs w:val="24"/>
        </w:rPr>
        <w:t xml:space="preserve">EL USUARIO </w:t>
      </w:r>
      <w:ins w:id="194" w:author="Egas, Alexandra" w:date="2024-06-06T13:02:00Z">
        <w:r w:rsidR="00BD45D6">
          <w:rPr>
            <w:rFonts w:ascii="Arial Narrow" w:eastAsia="Arial Narrow" w:hAnsi="Arial Narrow" w:cs="Arial Narrow"/>
            <w:bCs/>
            <w:sz w:val="24"/>
            <w:szCs w:val="24"/>
          </w:rPr>
          <w:t xml:space="preserve">podrá </w:t>
        </w:r>
      </w:ins>
      <w:r w:rsidRPr="00A17ED7">
        <w:rPr>
          <w:rFonts w:ascii="Arial Narrow" w:eastAsia="Arial Narrow" w:hAnsi="Arial Narrow" w:cs="Arial Narrow"/>
          <w:sz w:val="24"/>
          <w:szCs w:val="24"/>
        </w:rPr>
        <w:t>ejercer</w:t>
      </w:r>
      <w:del w:id="195" w:author="Egas, Alexandra" w:date="2024-06-06T13:02:00Z">
        <w:r w:rsidRPr="00A17ED7" w:rsidDel="00BD45D6">
          <w:rPr>
            <w:rFonts w:ascii="Arial Narrow" w:eastAsia="Arial Narrow" w:hAnsi="Arial Narrow" w:cs="Arial Narrow"/>
            <w:sz w:val="24"/>
            <w:szCs w:val="24"/>
          </w:rPr>
          <w:delText>á</w:delText>
        </w:r>
      </w:del>
      <w:r w:rsidRPr="00A17ED7">
        <w:rPr>
          <w:rFonts w:ascii="Arial Narrow" w:eastAsia="Arial Narrow" w:hAnsi="Arial Narrow" w:cs="Arial Narrow"/>
          <w:sz w:val="24"/>
          <w:szCs w:val="24"/>
        </w:rPr>
        <w:t xml:space="preserve"> los derechos de acceso, rectificación, cancelación</w:t>
      </w:r>
      <w:ins w:id="196" w:author="Egas, Alexandra" w:date="2024-06-06T12:32:00Z">
        <w:r w:rsidR="0008688A">
          <w:rPr>
            <w:rFonts w:ascii="Arial Narrow" w:eastAsia="Arial Narrow" w:hAnsi="Arial Narrow" w:cs="Arial Narrow"/>
            <w:sz w:val="24"/>
            <w:szCs w:val="24"/>
          </w:rPr>
          <w:t xml:space="preserve"> y</w:t>
        </w:r>
      </w:ins>
      <w:del w:id="197" w:author="Egas, Alexandra" w:date="2024-06-06T12:32:00Z">
        <w:r w:rsidRPr="00A17ED7" w:rsidDel="0008688A">
          <w:rPr>
            <w:rFonts w:ascii="Arial Narrow" w:eastAsia="Arial Narrow" w:hAnsi="Arial Narrow" w:cs="Arial Narrow"/>
            <w:sz w:val="24"/>
            <w:szCs w:val="24"/>
          </w:rPr>
          <w:delText>,</w:delText>
        </w:r>
      </w:del>
      <w:r w:rsidRPr="00A17ED7">
        <w:rPr>
          <w:rFonts w:ascii="Arial Narrow" w:eastAsia="Arial Narrow" w:hAnsi="Arial Narrow" w:cs="Arial Narrow"/>
          <w:sz w:val="24"/>
          <w:szCs w:val="24"/>
        </w:rPr>
        <w:t xml:space="preserve"> oposición, </w:t>
      </w:r>
      <w:commentRangeStart w:id="198"/>
      <w:del w:id="199" w:author="Egas, Alexandra" w:date="2024-06-06T12:29:00Z">
        <w:r w:rsidRPr="00A17ED7" w:rsidDel="0008688A">
          <w:rPr>
            <w:rFonts w:ascii="Arial Narrow" w:eastAsia="Arial Narrow" w:hAnsi="Arial Narrow" w:cs="Arial Narrow"/>
            <w:sz w:val="24"/>
            <w:szCs w:val="24"/>
          </w:rPr>
          <w:delText xml:space="preserve">limitación y portabilidad </w:delText>
        </w:r>
        <w:commentRangeEnd w:id="198"/>
        <w:r w:rsidR="0008688A" w:rsidDel="0008688A">
          <w:rPr>
            <w:rStyle w:val="Refdecomentario"/>
          </w:rPr>
          <w:commentReference w:id="198"/>
        </w:r>
      </w:del>
      <w:r w:rsidRPr="00A17ED7">
        <w:rPr>
          <w:rFonts w:ascii="Arial Narrow" w:eastAsia="Arial Narrow" w:hAnsi="Arial Narrow" w:cs="Arial Narrow"/>
          <w:sz w:val="24"/>
          <w:szCs w:val="24"/>
        </w:rPr>
        <w:t>de sus datos personales</w:t>
      </w:r>
      <w:ins w:id="200" w:author="Egas, Alexandra" w:date="2024-06-06T12:29:00Z">
        <w:r w:rsidR="0008688A">
          <w:rPr>
            <w:rFonts w:ascii="Arial Narrow" w:eastAsia="Arial Narrow" w:hAnsi="Arial Narrow" w:cs="Arial Narrow"/>
            <w:sz w:val="24"/>
            <w:szCs w:val="24"/>
          </w:rPr>
          <w:t xml:space="preserve"> o de cualquier otro derecho contenido en la ley a</w:t>
        </w:r>
      </w:ins>
      <w:ins w:id="201" w:author="Egas, Alexandra" w:date="2024-06-06T12:30:00Z">
        <w:r w:rsidR="0008688A">
          <w:rPr>
            <w:rFonts w:ascii="Arial Narrow" w:eastAsia="Arial Narrow" w:hAnsi="Arial Narrow" w:cs="Arial Narrow"/>
            <w:sz w:val="24"/>
            <w:szCs w:val="24"/>
          </w:rPr>
          <w:t>plicable de protección de datos personales</w:t>
        </w:r>
      </w:ins>
      <w:r w:rsidRPr="00A17ED7">
        <w:rPr>
          <w:rFonts w:ascii="Arial Narrow" w:eastAsia="Arial Narrow" w:hAnsi="Arial Narrow" w:cs="Arial Narrow"/>
          <w:sz w:val="24"/>
          <w:szCs w:val="24"/>
        </w:rPr>
        <w:t>, así como revocar su consentimiento</w:t>
      </w:r>
      <w:ins w:id="202" w:author="Egas, Alexandra" w:date="2024-06-06T12:30:00Z">
        <w:r w:rsidR="0008688A">
          <w:rPr>
            <w:rFonts w:ascii="Arial Narrow" w:eastAsia="Arial Narrow" w:hAnsi="Arial Narrow" w:cs="Arial Narrow"/>
            <w:sz w:val="24"/>
            <w:szCs w:val="24"/>
          </w:rPr>
          <w:t xml:space="preserve">. </w:t>
        </w:r>
        <w:commentRangeStart w:id="203"/>
        <w:r w:rsidR="0008688A">
          <w:rPr>
            <w:rFonts w:ascii="Arial Narrow" w:eastAsia="Arial Narrow" w:hAnsi="Arial Narrow" w:cs="Arial Narrow"/>
            <w:sz w:val="24"/>
            <w:szCs w:val="24"/>
          </w:rPr>
          <w:t>Para tal fin,</w:t>
        </w:r>
      </w:ins>
      <w:del w:id="204" w:author="Egas, Alexandra" w:date="2024-06-06T12:30:00Z">
        <w:r w:rsidRPr="00A17ED7" w:rsidDel="0008688A">
          <w:rPr>
            <w:rFonts w:ascii="Arial Narrow" w:eastAsia="Arial Narrow" w:hAnsi="Arial Narrow" w:cs="Arial Narrow"/>
            <w:sz w:val="24"/>
            <w:szCs w:val="24"/>
          </w:rPr>
          <w:delText>,</w:delText>
        </w:r>
      </w:del>
      <w:r w:rsidRPr="00A17ED7">
        <w:rPr>
          <w:rFonts w:ascii="Arial Narrow" w:eastAsia="Arial Narrow" w:hAnsi="Arial Narrow" w:cs="Arial Narrow"/>
          <w:sz w:val="24"/>
          <w:szCs w:val="24"/>
        </w:rPr>
        <w:t xml:space="preserve"> </w:t>
      </w:r>
      <w:ins w:id="205" w:author="Egas, Alexandra" w:date="2024-06-06T12:30:00Z">
        <w:r w:rsidR="0008688A" w:rsidRPr="00FE54FA">
          <w:rPr>
            <w:rFonts w:ascii="Arial Narrow" w:eastAsia="Arial Narrow" w:hAnsi="Arial Narrow" w:cs="Arial Narrow"/>
            <w:b/>
            <w:bCs/>
            <w:sz w:val="24"/>
            <w:szCs w:val="24"/>
          </w:rPr>
          <w:t>EL USUARIO</w:t>
        </w:r>
        <w:r w:rsidR="0008688A">
          <w:rPr>
            <w:rFonts w:ascii="Arial Narrow" w:eastAsia="Arial Narrow" w:hAnsi="Arial Narrow" w:cs="Arial Narrow"/>
            <w:sz w:val="24"/>
            <w:szCs w:val="24"/>
          </w:rPr>
          <w:t xml:space="preserve"> deberá enviar </w:t>
        </w:r>
      </w:ins>
      <w:del w:id="206" w:author="Egas, Alexandra" w:date="2024-06-06T12:30:00Z">
        <w:r w:rsidRPr="00A17ED7" w:rsidDel="0008688A">
          <w:rPr>
            <w:rFonts w:ascii="Arial Narrow" w:eastAsia="Arial Narrow" w:hAnsi="Arial Narrow" w:cs="Arial Narrow"/>
            <w:sz w:val="24"/>
            <w:szCs w:val="24"/>
          </w:rPr>
          <w:delText xml:space="preserve">enviando </w:delText>
        </w:r>
      </w:del>
      <w:r w:rsidRPr="00A17ED7">
        <w:rPr>
          <w:rFonts w:ascii="Arial Narrow" w:eastAsia="Arial Narrow" w:hAnsi="Arial Narrow" w:cs="Arial Narrow"/>
          <w:sz w:val="24"/>
          <w:szCs w:val="24"/>
        </w:rPr>
        <w:t>una solicitud por escrito a la dirección</w:t>
      </w:r>
      <w:ins w:id="207" w:author="Egas, Alexandra" w:date="2024-06-06T12:33:00Z">
        <w:r w:rsidR="0008688A">
          <w:rPr>
            <w:rFonts w:ascii="Arial Narrow" w:eastAsia="Arial Narrow" w:hAnsi="Arial Narrow" w:cs="Arial Narrow"/>
            <w:sz w:val="24"/>
            <w:szCs w:val="24"/>
          </w:rPr>
          <w:t xml:space="preserve"> física</w:t>
        </w:r>
      </w:ins>
      <w:r w:rsidRPr="00A17ED7">
        <w:rPr>
          <w:rFonts w:ascii="Arial Narrow" w:eastAsia="Arial Narrow" w:hAnsi="Arial Narrow" w:cs="Arial Narrow"/>
          <w:sz w:val="24"/>
          <w:szCs w:val="24"/>
        </w:rPr>
        <w:t xml:space="preserve"> de </w:t>
      </w:r>
      <w:r w:rsidRPr="00A17ED7">
        <w:rPr>
          <w:rFonts w:ascii="Arial Narrow" w:eastAsia="Arial Narrow" w:hAnsi="Arial Narrow" w:cs="Arial Narrow"/>
          <w:b/>
          <w:sz w:val="24"/>
          <w:szCs w:val="24"/>
        </w:rPr>
        <w:t>RECO</w:t>
      </w:r>
      <w:ins w:id="208" w:author="Egas, Alexandra" w:date="2024-06-06T12:33:00Z">
        <w:r w:rsidR="0008688A">
          <w:rPr>
            <w:rFonts w:ascii="Arial Narrow" w:eastAsia="Arial Narrow" w:hAnsi="Arial Narrow" w:cs="Arial Narrow"/>
            <w:b/>
            <w:sz w:val="24"/>
            <w:szCs w:val="24"/>
          </w:rPr>
          <w:t xml:space="preserve"> </w:t>
        </w:r>
        <w:r w:rsidR="0008688A">
          <w:rPr>
            <w:rFonts w:ascii="Arial Narrow" w:eastAsia="Arial Narrow" w:hAnsi="Arial Narrow" w:cs="Arial Narrow"/>
            <w:bCs/>
            <w:sz w:val="24"/>
            <w:szCs w:val="24"/>
          </w:rPr>
          <w:t>señalada al inicio de este Aviso de Privacidad</w:t>
        </w:r>
      </w:ins>
      <w:r w:rsidRPr="00A17ED7">
        <w:rPr>
          <w:rFonts w:ascii="Arial Narrow" w:eastAsia="Arial Narrow" w:hAnsi="Arial Narrow" w:cs="Arial Narrow"/>
          <w:b/>
          <w:sz w:val="24"/>
          <w:szCs w:val="24"/>
        </w:rPr>
        <w:t>.</w:t>
      </w:r>
      <w:r w:rsidRPr="00A17ED7">
        <w:rPr>
          <w:rFonts w:ascii="Arial Narrow" w:eastAsia="Arial Narrow" w:hAnsi="Arial Narrow" w:cs="Arial Narrow"/>
          <w:sz w:val="24"/>
          <w:szCs w:val="24"/>
        </w:rPr>
        <w:t xml:space="preserve"> Para ejercer estos derechos,</w:t>
      </w:r>
      <w:r w:rsidRPr="00A17ED7">
        <w:rPr>
          <w:rFonts w:ascii="Arial Narrow" w:eastAsia="Arial Narrow" w:hAnsi="Arial Narrow" w:cs="Arial Narrow"/>
          <w:b/>
          <w:sz w:val="24"/>
          <w:szCs w:val="24"/>
        </w:rPr>
        <w:t xml:space="preserve"> EL USUARIO</w:t>
      </w:r>
      <w:r w:rsidRPr="00A17ED7">
        <w:rPr>
          <w:rFonts w:ascii="Arial Narrow" w:eastAsia="Arial Narrow" w:hAnsi="Arial Narrow" w:cs="Arial Narrow"/>
          <w:sz w:val="24"/>
          <w:szCs w:val="24"/>
        </w:rPr>
        <w:t xml:space="preserve"> </w:t>
      </w:r>
      <w:commentRangeStart w:id="209"/>
      <w:del w:id="210" w:author="Egas, Alexandra" w:date="2024-06-06T13:03:00Z">
        <w:r w:rsidRPr="00A17ED7" w:rsidDel="00BD45D6">
          <w:rPr>
            <w:rFonts w:ascii="Arial Narrow" w:eastAsia="Arial Narrow" w:hAnsi="Arial Narrow" w:cs="Arial Narrow"/>
            <w:sz w:val="24"/>
            <w:szCs w:val="24"/>
          </w:rPr>
          <w:delText xml:space="preserve">puede </w:delText>
        </w:r>
      </w:del>
      <w:ins w:id="211" w:author="Egas, Alexandra" w:date="2024-06-06T13:03:00Z">
        <w:r w:rsidR="00BD45D6">
          <w:rPr>
            <w:rFonts w:ascii="Arial Narrow" w:eastAsia="Arial Narrow" w:hAnsi="Arial Narrow" w:cs="Arial Narrow"/>
            <w:sz w:val="24"/>
            <w:szCs w:val="24"/>
          </w:rPr>
          <w:t>debe</w:t>
        </w:r>
      </w:ins>
      <w:commentRangeEnd w:id="209"/>
      <w:ins w:id="212" w:author="Egas, Alexandra" w:date="2024-06-06T13:04:00Z">
        <w:r w:rsidR="00BD45D6">
          <w:rPr>
            <w:rStyle w:val="Refdecomentario"/>
          </w:rPr>
          <w:commentReference w:id="209"/>
        </w:r>
      </w:ins>
      <w:ins w:id="213" w:author="Egas, Alexandra" w:date="2024-06-06T13:03:00Z">
        <w:r w:rsidR="00BD45D6" w:rsidRPr="00A17ED7">
          <w:rPr>
            <w:rFonts w:ascii="Arial Narrow" w:eastAsia="Arial Narrow" w:hAnsi="Arial Narrow" w:cs="Arial Narrow"/>
            <w:sz w:val="24"/>
            <w:szCs w:val="24"/>
          </w:rPr>
          <w:t xml:space="preserve"> </w:t>
        </w:r>
      </w:ins>
      <w:r w:rsidRPr="00A17ED7">
        <w:rPr>
          <w:rFonts w:ascii="Arial Narrow" w:eastAsia="Arial Narrow" w:hAnsi="Arial Narrow" w:cs="Arial Narrow"/>
          <w:sz w:val="24"/>
          <w:szCs w:val="24"/>
        </w:rPr>
        <w:t xml:space="preserve">utilizar el formulario de solicitud proporcionado por </w:t>
      </w:r>
      <w:r w:rsidRPr="00A17ED7">
        <w:rPr>
          <w:rFonts w:ascii="Arial Narrow" w:eastAsia="Arial Narrow" w:hAnsi="Arial Narrow" w:cs="Arial Narrow"/>
          <w:b/>
          <w:sz w:val="24"/>
          <w:szCs w:val="24"/>
        </w:rPr>
        <w:t>RECO.</w:t>
      </w:r>
      <w:commentRangeEnd w:id="203"/>
      <w:r w:rsidR="0008688A">
        <w:rPr>
          <w:rStyle w:val="Refdecomentario"/>
        </w:rPr>
        <w:commentReference w:id="203"/>
      </w:r>
    </w:p>
    <w:p w14:paraId="77C9E2D2" w14:textId="77777777" w:rsidR="0008688A" w:rsidRPr="00FE54FA" w:rsidRDefault="0008688A" w:rsidP="0008688A">
      <w:pPr>
        <w:spacing w:after="0" w:line="240" w:lineRule="auto"/>
        <w:jc w:val="both"/>
        <w:rPr>
          <w:ins w:id="214" w:author="Egas, Alexandra" w:date="2024-06-06T12:38:00Z"/>
          <w:rFonts w:ascii="Arial Narrow" w:eastAsia="Arial" w:hAnsi="Arial Narrow" w:cstheme="minorBidi"/>
          <w:sz w:val="24"/>
          <w:szCs w:val="24"/>
        </w:rPr>
      </w:pPr>
      <w:ins w:id="215" w:author="Egas, Alexandra" w:date="2024-06-06T12:38:00Z">
        <w:r w:rsidRPr="00FE54FA">
          <w:rPr>
            <w:rFonts w:ascii="Arial Narrow" w:eastAsia="Arial" w:hAnsi="Arial Narrow" w:cstheme="minorBidi"/>
            <w:b/>
            <w:bCs/>
            <w:sz w:val="24"/>
            <w:szCs w:val="24"/>
          </w:rPr>
          <w:t>Sobre los derechos</w:t>
        </w:r>
        <w:r w:rsidRPr="00FE54FA">
          <w:rPr>
            <w:rFonts w:ascii="Arial Narrow" w:eastAsia="Arial" w:hAnsi="Arial Narrow" w:cstheme="minorBidi"/>
            <w:sz w:val="24"/>
            <w:szCs w:val="24"/>
          </w:rPr>
          <w:t>:</w:t>
        </w:r>
      </w:ins>
    </w:p>
    <w:p w14:paraId="170F7C3E" w14:textId="77777777" w:rsidR="0008688A" w:rsidRPr="00FE54FA" w:rsidRDefault="0008688A" w:rsidP="0008688A">
      <w:pPr>
        <w:spacing w:after="0" w:line="240" w:lineRule="auto"/>
        <w:jc w:val="both"/>
        <w:rPr>
          <w:ins w:id="216" w:author="Egas, Alexandra" w:date="2024-06-06T12:38:00Z"/>
          <w:rFonts w:ascii="Arial Narrow" w:eastAsia="Arial" w:hAnsi="Arial Narrow" w:cstheme="minorBidi"/>
          <w:sz w:val="24"/>
          <w:szCs w:val="24"/>
        </w:rPr>
      </w:pPr>
    </w:p>
    <w:p w14:paraId="481E0401" w14:textId="77777777" w:rsidR="0008688A" w:rsidRPr="00FE54FA" w:rsidRDefault="0008688A" w:rsidP="0008688A">
      <w:pPr>
        <w:pStyle w:val="Prrafodelista"/>
        <w:numPr>
          <w:ilvl w:val="0"/>
          <w:numId w:val="6"/>
        </w:numPr>
        <w:shd w:val="clear" w:color="auto" w:fill="FFFFFF"/>
        <w:spacing w:after="0" w:line="240" w:lineRule="auto"/>
        <w:jc w:val="both"/>
        <w:rPr>
          <w:ins w:id="217" w:author="Egas, Alexandra" w:date="2024-06-06T12:38:00Z"/>
          <w:rFonts w:ascii="Arial Narrow" w:eastAsia="Times New Roman" w:hAnsi="Arial Narrow" w:cstheme="minorBidi"/>
          <w:sz w:val="24"/>
          <w:szCs w:val="24"/>
        </w:rPr>
      </w:pPr>
      <w:ins w:id="218" w:author="Egas, Alexandra" w:date="2024-06-06T12:38:00Z">
        <w:r w:rsidRPr="00FE54FA">
          <w:rPr>
            <w:rFonts w:ascii="Arial Narrow" w:eastAsia="Times New Roman" w:hAnsi="Arial Narrow" w:cstheme="minorBidi"/>
            <w:sz w:val="24"/>
            <w:szCs w:val="24"/>
            <w:u w:val="single"/>
          </w:rPr>
          <w:t>Derecho de acceso</w:t>
        </w:r>
        <w:r w:rsidRPr="00FE54FA">
          <w:rPr>
            <w:rFonts w:ascii="Arial Narrow" w:eastAsia="Times New Roman" w:hAnsi="Arial Narrow" w:cstheme="minorBidi"/>
            <w:b/>
            <w:bCs/>
            <w:sz w:val="24"/>
            <w:szCs w:val="24"/>
          </w:rPr>
          <w:t xml:space="preserve">: </w:t>
        </w:r>
        <w:r w:rsidRPr="00FE54FA">
          <w:rPr>
            <w:rFonts w:ascii="Arial Narrow" w:eastAsia="Times New Roman" w:hAnsi="Arial Narrow" w:cstheme="minorBidi"/>
            <w:sz w:val="24"/>
            <w:szCs w:val="24"/>
          </w:rPr>
          <w:t xml:space="preserve">derecho a obtener la información que sobre sí mismo sea objeto de tratamiento en cualquier banco de datos, la forma en que fueron recopilados, las razones </w:t>
        </w:r>
        <w:r w:rsidRPr="00FE54FA">
          <w:rPr>
            <w:rFonts w:ascii="Arial Narrow" w:eastAsia="Times New Roman" w:hAnsi="Arial Narrow" w:cstheme="minorBidi"/>
            <w:sz w:val="24"/>
            <w:szCs w:val="24"/>
          </w:rPr>
          <w:lastRenderedPageBreak/>
          <w:t>que motivaron su recopilación y a solicitud de quién se realizó la recopilación, así como las transferencias realizadas o que se prevén hacer de ellos.</w:t>
        </w:r>
      </w:ins>
    </w:p>
    <w:p w14:paraId="428C7E05" w14:textId="77777777" w:rsidR="0008688A" w:rsidRPr="00FE54FA" w:rsidRDefault="0008688A" w:rsidP="0008688A">
      <w:pPr>
        <w:pStyle w:val="Prrafodelista"/>
        <w:shd w:val="clear" w:color="auto" w:fill="FFFFFF"/>
        <w:spacing w:after="0" w:line="240" w:lineRule="auto"/>
        <w:jc w:val="both"/>
        <w:rPr>
          <w:ins w:id="219" w:author="Egas, Alexandra" w:date="2024-06-06T12:38:00Z"/>
          <w:rFonts w:ascii="Arial Narrow" w:eastAsia="Times New Roman" w:hAnsi="Arial Narrow" w:cstheme="minorBidi"/>
          <w:sz w:val="24"/>
          <w:szCs w:val="24"/>
        </w:rPr>
      </w:pPr>
    </w:p>
    <w:p w14:paraId="22CB4F9F" w14:textId="77777777" w:rsidR="0008688A" w:rsidRPr="00FE54FA" w:rsidRDefault="0008688A" w:rsidP="0008688A">
      <w:pPr>
        <w:pStyle w:val="Prrafodelista"/>
        <w:numPr>
          <w:ilvl w:val="0"/>
          <w:numId w:val="6"/>
        </w:numPr>
        <w:shd w:val="clear" w:color="auto" w:fill="FFFFFF"/>
        <w:spacing w:after="0" w:line="240" w:lineRule="auto"/>
        <w:jc w:val="both"/>
        <w:rPr>
          <w:ins w:id="220" w:author="Egas, Alexandra" w:date="2024-06-06T12:38:00Z"/>
          <w:rFonts w:ascii="Arial Narrow" w:eastAsia="Times New Roman" w:hAnsi="Arial Narrow" w:cstheme="minorBidi"/>
          <w:sz w:val="24"/>
          <w:szCs w:val="24"/>
        </w:rPr>
      </w:pPr>
      <w:ins w:id="221" w:author="Egas, Alexandra" w:date="2024-06-06T12:38:00Z">
        <w:r w:rsidRPr="00FE54FA">
          <w:rPr>
            <w:rFonts w:ascii="Arial Narrow" w:eastAsia="Times New Roman" w:hAnsi="Arial Narrow" w:cstheme="minorBidi"/>
            <w:sz w:val="24"/>
            <w:szCs w:val="24"/>
            <w:u w:val="single"/>
          </w:rPr>
          <w:t>Derecho de actualización, inclusión, rectificación y supresión</w:t>
        </w:r>
        <w:r w:rsidRPr="00FE54FA">
          <w:rPr>
            <w:rFonts w:ascii="Arial Narrow" w:eastAsia="Times New Roman" w:hAnsi="Arial Narrow" w:cstheme="minorBidi"/>
            <w:sz w:val="24"/>
            <w:szCs w:val="24"/>
          </w:rPr>
          <w:t xml:space="preserve">: derecho a la actualización, inclusión, rectificación y supresión de sus datos personales materia de tratamiento, cuando estos sean parcial o totalmente inexactos, incompletos, errados o falsos, cuando hayan dejado de ser necesarios a la finalidad para la que fueron recopiladas o cuando hubiera vencido el plazo establecido para su tratamiento. </w:t>
        </w:r>
      </w:ins>
    </w:p>
    <w:p w14:paraId="6CBA5D60" w14:textId="77777777" w:rsidR="0008688A" w:rsidRPr="00FE54FA" w:rsidRDefault="0008688A" w:rsidP="0008688A">
      <w:pPr>
        <w:pStyle w:val="Prrafodelista"/>
        <w:shd w:val="clear" w:color="auto" w:fill="FFFFFF"/>
        <w:spacing w:after="0" w:line="240" w:lineRule="auto"/>
        <w:jc w:val="both"/>
        <w:rPr>
          <w:ins w:id="222" w:author="Egas, Alexandra" w:date="2024-06-06T12:38:00Z"/>
          <w:rFonts w:ascii="Arial Narrow" w:eastAsia="Times New Roman" w:hAnsi="Arial Narrow" w:cstheme="minorBidi"/>
          <w:sz w:val="24"/>
          <w:szCs w:val="24"/>
        </w:rPr>
      </w:pPr>
    </w:p>
    <w:p w14:paraId="449D2B2E" w14:textId="77777777" w:rsidR="0008688A" w:rsidRPr="00FE54FA" w:rsidRDefault="0008688A" w:rsidP="0008688A">
      <w:pPr>
        <w:pStyle w:val="Prrafodelista"/>
        <w:numPr>
          <w:ilvl w:val="0"/>
          <w:numId w:val="6"/>
        </w:numPr>
        <w:shd w:val="clear" w:color="auto" w:fill="FFFFFF"/>
        <w:spacing w:after="0" w:line="240" w:lineRule="auto"/>
        <w:jc w:val="both"/>
        <w:rPr>
          <w:ins w:id="223" w:author="Egas, Alexandra" w:date="2024-06-06T12:38:00Z"/>
          <w:rFonts w:ascii="Arial Narrow" w:eastAsia="Times New Roman" w:hAnsi="Arial Narrow" w:cstheme="minorBidi"/>
          <w:sz w:val="24"/>
          <w:szCs w:val="24"/>
        </w:rPr>
      </w:pPr>
      <w:ins w:id="224" w:author="Egas, Alexandra" w:date="2024-06-06T12:38:00Z">
        <w:r w:rsidRPr="00FE54FA">
          <w:rPr>
            <w:rFonts w:ascii="Arial Narrow" w:eastAsia="Times New Roman" w:hAnsi="Arial Narrow" w:cstheme="minorBidi"/>
            <w:sz w:val="24"/>
            <w:szCs w:val="24"/>
            <w:u w:val="single"/>
          </w:rPr>
          <w:t>Derecho de oposición</w:t>
        </w:r>
        <w:r w:rsidRPr="00FE54FA">
          <w:rPr>
            <w:rFonts w:ascii="Arial Narrow" w:eastAsia="Times New Roman" w:hAnsi="Arial Narrow" w:cstheme="minorBidi"/>
            <w:sz w:val="24"/>
            <w:szCs w:val="24"/>
          </w:rPr>
          <w:t>: Salvo disposición contraria de la ley y cuando no hubiera prestado consentimiento, la persona puede oponerse a su tratamiento cuando existan motivos fundados y legítimos relativos a una concreta situación personal. En caso de oposición justificada, el titular o el encargado del banco de datos personales, según corresponda, debe proceder a su supresión, conforme a ley.</w:t>
        </w:r>
      </w:ins>
    </w:p>
    <w:p w14:paraId="5C8E4E90" w14:textId="77777777" w:rsidR="0008688A" w:rsidRPr="00FE54FA" w:rsidRDefault="0008688A" w:rsidP="0008688A">
      <w:pPr>
        <w:shd w:val="clear" w:color="auto" w:fill="FFFFFF"/>
        <w:spacing w:after="0" w:line="240" w:lineRule="auto"/>
        <w:jc w:val="both"/>
        <w:rPr>
          <w:ins w:id="225" w:author="Egas, Alexandra" w:date="2024-06-06T12:38:00Z"/>
          <w:rFonts w:ascii="Arial Narrow" w:eastAsia="Times New Roman" w:hAnsi="Arial Narrow" w:cstheme="minorBidi"/>
          <w:sz w:val="24"/>
          <w:szCs w:val="24"/>
        </w:rPr>
      </w:pPr>
    </w:p>
    <w:p w14:paraId="4F251BCF" w14:textId="3FFA99F9" w:rsidR="0008688A" w:rsidRPr="00FE54FA" w:rsidRDefault="0008688A" w:rsidP="00FE54FA">
      <w:pPr>
        <w:shd w:val="clear" w:color="auto" w:fill="FFFFFF"/>
        <w:spacing w:after="0" w:line="240" w:lineRule="auto"/>
        <w:jc w:val="both"/>
        <w:rPr>
          <w:rFonts w:asciiTheme="minorBidi" w:eastAsia="Times New Roman" w:hAnsiTheme="minorBidi" w:cstheme="minorBidi"/>
          <w:sz w:val="20"/>
          <w:szCs w:val="20"/>
        </w:rPr>
      </w:pPr>
      <w:ins w:id="226" w:author="Egas, Alexandra" w:date="2024-06-06T12:38:00Z">
        <w:r w:rsidRPr="00FE54FA">
          <w:rPr>
            <w:rFonts w:ascii="Arial Narrow" w:hAnsi="Arial Narrow" w:cstheme="minorBidi"/>
            <w:sz w:val="24"/>
            <w:szCs w:val="24"/>
          </w:rPr>
          <w:t xml:space="preserve">Cabe precisar que </w:t>
        </w:r>
        <w:r w:rsidRPr="00FE54FA">
          <w:rPr>
            <w:rFonts w:ascii="Arial Narrow" w:hAnsi="Arial Narrow" w:cstheme="minorBidi"/>
            <w:b/>
            <w:bCs/>
            <w:sz w:val="24"/>
            <w:szCs w:val="24"/>
          </w:rPr>
          <w:t>EL USUA</w:t>
        </w:r>
      </w:ins>
      <w:ins w:id="227" w:author="Egas, Alexandra" w:date="2024-06-06T12:39:00Z">
        <w:r w:rsidRPr="00FE54FA">
          <w:rPr>
            <w:rFonts w:ascii="Arial Narrow" w:hAnsi="Arial Narrow" w:cstheme="minorBidi"/>
            <w:b/>
            <w:bCs/>
            <w:sz w:val="24"/>
            <w:szCs w:val="24"/>
          </w:rPr>
          <w:t>RIO</w:t>
        </w:r>
        <w:r w:rsidRPr="00FE54FA">
          <w:rPr>
            <w:rFonts w:ascii="Arial Narrow" w:hAnsi="Arial Narrow" w:cstheme="minorBidi"/>
            <w:sz w:val="24"/>
            <w:szCs w:val="24"/>
          </w:rPr>
          <w:t>, como</w:t>
        </w:r>
      </w:ins>
      <w:ins w:id="228" w:author="Egas, Alexandra" w:date="2024-06-06T12:38:00Z">
        <w:r w:rsidRPr="00FE54FA">
          <w:rPr>
            <w:rFonts w:ascii="Arial Narrow" w:hAnsi="Arial Narrow" w:cstheme="minorBidi"/>
            <w:sz w:val="24"/>
            <w:szCs w:val="24"/>
          </w:rPr>
          <w:t xml:space="preserve"> titular de los datos</w:t>
        </w:r>
      </w:ins>
      <w:ins w:id="229" w:author="Egas, Alexandra" w:date="2024-06-06T12:39:00Z">
        <w:r w:rsidRPr="00FE54FA">
          <w:rPr>
            <w:rFonts w:ascii="Arial Narrow" w:hAnsi="Arial Narrow" w:cstheme="minorBidi"/>
            <w:sz w:val="24"/>
            <w:szCs w:val="24"/>
          </w:rPr>
          <w:t>,</w:t>
        </w:r>
      </w:ins>
      <w:ins w:id="230" w:author="Egas, Alexandra" w:date="2024-06-06T12:38:00Z">
        <w:r w:rsidRPr="00FE54FA">
          <w:rPr>
            <w:rFonts w:ascii="Arial Narrow" w:hAnsi="Arial Narrow" w:cstheme="minorBidi"/>
            <w:sz w:val="24"/>
            <w:szCs w:val="24"/>
          </w:rPr>
          <w:t xml:space="preserve"> tienen la posibilidad de presentar una reclamación ante la Autoridad Nacional de Protección de Datos Personales, dirigiéndose a la Mesa de Partes del Ministerio de Justicia y Derechos Humanos: Calle </w:t>
        </w:r>
        <w:proofErr w:type="spellStart"/>
        <w:r w:rsidRPr="00FE54FA">
          <w:rPr>
            <w:rFonts w:ascii="Arial Narrow" w:hAnsi="Arial Narrow" w:cstheme="minorBidi"/>
            <w:sz w:val="24"/>
            <w:szCs w:val="24"/>
          </w:rPr>
          <w:t>Scipión</w:t>
        </w:r>
        <w:proofErr w:type="spellEnd"/>
        <w:r w:rsidRPr="00FE54FA">
          <w:rPr>
            <w:rFonts w:ascii="Arial Narrow" w:hAnsi="Arial Narrow" w:cstheme="minorBidi"/>
            <w:sz w:val="24"/>
            <w:szCs w:val="24"/>
          </w:rPr>
          <w:t xml:space="preserve"> Llona </w:t>
        </w:r>
        <w:proofErr w:type="spellStart"/>
        <w:r w:rsidRPr="00FE54FA">
          <w:rPr>
            <w:rFonts w:ascii="Arial Narrow" w:hAnsi="Arial Narrow" w:cstheme="minorBidi"/>
            <w:sz w:val="24"/>
            <w:szCs w:val="24"/>
          </w:rPr>
          <w:t>N°</w:t>
        </w:r>
        <w:proofErr w:type="spellEnd"/>
        <w:r w:rsidRPr="00FE54FA">
          <w:rPr>
            <w:rFonts w:ascii="Arial Narrow" w:hAnsi="Arial Narrow" w:cstheme="minorBidi"/>
            <w:sz w:val="24"/>
            <w:szCs w:val="24"/>
          </w:rPr>
          <w:t xml:space="preserve"> 350, Miraflores, Lima, Perú, de considerar que no han sido atendidos en el ejercicio de sus derechos.</w:t>
        </w:r>
      </w:ins>
    </w:p>
    <w:p w14:paraId="0000001A" w14:textId="2736B73A" w:rsidR="00781766" w:rsidRDefault="00380871">
      <w:pPr>
        <w:pBdr>
          <w:top w:val="none" w:sz="0" w:space="0" w:color="D9D9E3"/>
          <w:left w:val="none" w:sz="0" w:space="0" w:color="D9D9E3"/>
          <w:bottom w:val="none" w:sz="0" w:space="0" w:color="D9D9E3"/>
          <w:right w:val="none" w:sz="0" w:space="0" w:color="D9D9E3"/>
          <w:between w:val="none" w:sz="0" w:space="0" w:color="D9D9E3"/>
        </w:pBdr>
        <w:spacing w:before="300" w:after="300"/>
        <w:jc w:val="both"/>
        <w:rPr>
          <w:ins w:id="231" w:author="Egas, Alexandra" w:date="2024-06-06T12:39:00Z"/>
          <w:rFonts w:ascii="Arial Narrow" w:eastAsia="Arial Narrow" w:hAnsi="Arial Narrow" w:cs="Arial Narrow"/>
          <w:b/>
          <w:sz w:val="24"/>
          <w:szCs w:val="24"/>
        </w:rPr>
      </w:pPr>
      <w:ins w:id="232" w:author="Egas, Alexandra" w:date="2024-06-06T13:20:00Z">
        <w:r>
          <w:rPr>
            <w:rFonts w:ascii="Arial Narrow" w:eastAsia="Arial Narrow" w:hAnsi="Arial Narrow" w:cs="Arial Narrow"/>
            <w:b/>
            <w:sz w:val="24"/>
            <w:szCs w:val="24"/>
          </w:rPr>
          <w:t>10</w:t>
        </w:r>
      </w:ins>
      <w:commentRangeStart w:id="233"/>
      <w:del w:id="234" w:author="Egas, Alexandra" w:date="2024-06-06T11:12:00Z">
        <w:r w:rsidR="00790616" w:rsidRPr="00A17ED7" w:rsidDel="00790616">
          <w:rPr>
            <w:rFonts w:ascii="Arial Narrow" w:eastAsia="Arial Narrow" w:hAnsi="Arial Narrow" w:cs="Arial Narrow"/>
            <w:b/>
            <w:sz w:val="24"/>
            <w:szCs w:val="24"/>
          </w:rPr>
          <w:delText>8</w:delText>
        </w:r>
      </w:del>
      <w:r w:rsidR="00790616" w:rsidRPr="00A17ED7">
        <w:rPr>
          <w:rFonts w:ascii="Arial Narrow" w:eastAsia="Arial Narrow" w:hAnsi="Arial Narrow" w:cs="Arial Narrow"/>
          <w:b/>
          <w:sz w:val="24"/>
          <w:szCs w:val="24"/>
        </w:rPr>
        <w:t>.-COOKIES Y TECNOLOGÍAS SIMILARES</w:t>
      </w:r>
      <w:commentRangeEnd w:id="233"/>
      <w:r w:rsidR="00FE54FA">
        <w:rPr>
          <w:rStyle w:val="Refdecomentario"/>
        </w:rPr>
        <w:commentReference w:id="233"/>
      </w:r>
    </w:p>
    <w:p w14:paraId="1E03865A" w14:textId="7345F503" w:rsidR="001F42C4" w:rsidRPr="00A17ED7" w:rsidDel="001F42C4" w:rsidRDefault="001F42C4">
      <w:pPr>
        <w:pBdr>
          <w:top w:val="none" w:sz="0" w:space="0" w:color="D9D9E3"/>
          <w:left w:val="none" w:sz="0" w:space="0" w:color="D9D9E3"/>
          <w:bottom w:val="none" w:sz="0" w:space="0" w:color="D9D9E3"/>
          <w:right w:val="none" w:sz="0" w:space="0" w:color="D9D9E3"/>
          <w:between w:val="none" w:sz="0" w:space="0" w:color="D9D9E3"/>
        </w:pBdr>
        <w:spacing w:before="300" w:after="300"/>
        <w:jc w:val="both"/>
        <w:rPr>
          <w:del w:id="235" w:author="Egas, Alexandra" w:date="2024-06-06T12:39:00Z"/>
          <w:rFonts w:ascii="Arial Narrow" w:eastAsia="Arial Narrow" w:hAnsi="Arial Narrow" w:cs="Arial Narrow"/>
          <w:b/>
          <w:sz w:val="24"/>
          <w:szCs w:val="24"/>
        </w:rPr>
      </w:pPr>
    </w:p>
    <w:p w14:paraId="0000001B" w14:textId="48FA19EA" w:rsidR="00781766" w:rsidRPr="00A17ED7"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b/>
          <w:sz w:val="24"/>
          <w:szCs w:val="24"/>
        </w:rPr>
      </w:pPr>
      <w:r w:rsidRPr="00A17ED7">
        <w:rPr>
          <w:rFonts w:ascii="Arial Narrow" w:eastAsia="Arial Narrow" w:hAnsi="Arial Narrow" w:cs="Arial Narrow"/>
          <w:sz w:val="24"/>
          <w:szCs w:val="24"/>
        </w:rPr>
        <w:t>Este sitio web utiliza cookies y tecnologías similares para mejorar la experiencia de</w:t>
      </w:r>
      <w:ins w:id="236" w:author="Egas, Alexandra" w:date="2024-06-06T12:45:00Z">
        <w:r w:rsidR="00FE54FA">
          <w:rPr>
            <w:rFonts w:ascii="Arial Narrow" w:eastAsia="Arial Narrow" w:hAnsi="Arial Narrow" w:cs="Arial Narrow"/>
            <w:sz w:val="24"/>
            <w:szCs w:val="24"/>
          </w:rPr>
          <w:t xml:space="preserve"> </w:t>
        </w:r>
        <w:r w:rsidR="00FE54FA" w:rsidRPr="00BD45D6">
          <w:rPr>
            <w:rFonts w:ascii="Arial Narrow" w:eastAsia="Arial Narrow" w:hAnsi="Arial Narrow" w:cs="Arial Narrow"/>
            <w:b/>
            <w:bCs/>
            <w:sz w:val="24"/>
            <w:szCs w:val="24"/>
          </w:rPr>
          <w:t>EL</w:t>
        </w:r>
      </w:ins>
      <w:del w:id="237" w:author="Egas, Alexandra" w:date="2024-06-06T12:45:00Z">
        <w:r w:rsidRPr="00BD45D6" w:rsidDel="00FE54FA">
          <w:rPr>
            <w:rFonts w:ascii="Arial Narrow" w:eastAsia="Arial Narrow" w:hAnsi="Arial Narrow" w:cs="Arial Narrow"/>
            <w:b/>
            <w:bCs/>
            <w:sz w:val="24"/>
            <w:szCs w:val="24"/>
          </w:rPr>
          <w:delText xml:space="preserve">l </w:delText>
        </w:r>
      </w:del>
      <w:ins w:id="238" w:author="Egas, Alexandra" w:date="2024-06-06T12:45:00Z">
        <w:r w:rsidR="00FE54FA" w:rsidRPr="00BD45D6">
          <w:rPr>
            <w:rFonts w:ascii="Arial Narrow" w:eastAsia="Arial Narrow" w:hAnsi="Arial Narrow" w:cs="Arial Narrow"/>
            <w:b/>
            <w:bCs/>
            <w:sz w:val="24"/>
            <w:szCs w:val="24"/>
          </w:rPr>
          <w:t xml:space="preserve"> USUARIO</w:t>
        </w:r>
      </w:ins>
      <w:del w:id="239" w:author="Egas, Alexandra" w:date="2024-06-06T12:45:00Z">
        <w:r w:rsidRPr="00A17ED7" w:rsidDel="00FE54FA">
          <w:rPr>
            <w:rFonts w:ascii="Arial Narrow" w:eastAsia="Arial Narrow" w:hAnsi="Arial Narrow" w:cs="Arial Narrow"/>
            <w:sz w:val="24"/>
            <w:szCs w:val="24"/>
          </w:rPr>
          <w:delText>usuario</w:delText>
        </w:r>
      </w:del>
      <w:r w:rsidRPr="00A17ED7">
        <w:rPr>
          <w:rFonts w:ascii="Arial Narrow" w:eastAsia="Arial Narrow" w:hAnsi="Arial Narrow" w:cs="Arial Narrow"/>
          <w:sz w:val="24"/>
          <w:szCs w:val="24"/>
        </w:rPr>
        <w:t xml:space="preserve">. </w:t>
      </w:r>
      <w:del w:id="240" w:author="Egas, Alexandra" w:date="2024-06-06T12:46:00Z">
        <w:r w:rsidRPr="00A17ED7" w:rsidDel="00FE54FA">
          <w:rPr>
            <w:rFonts w:ascii="Arial Narrow" w:eastAsia="Arial Narrow" w:hAnsi="Arial Narrow" w:cs="Arial Narrow"/>
            <w:sz w:val="24"/>
            <w:szCs w:val="24"/>
          </w:rPr>
          <w:delText>Al navegar por nuestro sitio,</w:delText>
        </w:r>
        <w:r w:rsidRPr="00A17ED7" w:rsidDel="00FE54FA">
          <w:rPr>
            <w:rFonts w:ascii="Arial Narrow" w:eastAsia="Arial Narrow" w:hAnsi="Arial Narrow" w:cs="Arial Narrow"/>
            <w:b/>
            <w:sz w:val="24"/>
            <w:szCs w:val="24"/>
          </w:rPr>
          <w:delText xml:space="preserve"> EL USUARIO</w:delText>
        </w:r>
        <w:r w:rsidRPr="00A17ED7" w:rsidDel="00FE54FA">
          <w:rPr>
            <w:rFonts w:ascii="Arial Narrow" w:eastAsia="Arial Narrow" w:hAnsi="Arial Narrow" w:cs="Arial Narrow"/>
            <w:sz w:val="24"/>
            <w:szCs w:val="24"/>
          </w:rPr>
          <w:delText xml:space="preserve"> acepta el uso de estas tecnologías.</w:delText>
        </w:r>
      </w:del>
      <w:r w:rsidRPr="00A17ED7">
        <w:rPr>
          <w:rFonts w:ascii="Arial Narrow" w:eastAsia="Arial Narrow" w:hAnsi="Arial Narrow" w:cs="Arial Narrow"/>
          <w:sz w:val="24"/>
          <w:szCs w:val="24"/>
        </w:rPr>
        <w:t xml:space="preserve"> Para obtener más información sobre cómo utilizamos las cookies y cómo </w:t>
      </w:r>
      <w:r w:rsidRPr="00A17ED7">
        <w:rPr>
          <w:rFonts w:ascii="Arial Narrow" w:eastAsia="Arial Narrow" w:hAnsi="Arial Narrow" w:cs="Arial Narrow"/>
          <w:b/>
          <w:sz w:val="24"/>
          <w:szCs w:val="24"/>
        </w:rPr>
        <w:t>EL USUARIO</w:t>
      </w:r>
      <w:r w:rsidRPr="00A17ED7">
        <w:rPr>
          <w:rFonts w:ascii="Arial Narrow" w:eastAsia="Arial Narrow" w:hAnsi="Arial Narrow" w:cs="Arial Narrow"/>
          <w:sz w:val="24"/>
          <w:szCs w:val="24"/>
        </w:rPr>
        <w:t xml:space="preserve"> puede gestionar sus preferencias, consulte nuestra Política de Cookies.</w:t>
      </w:r>
    </w:p>
    <w:p w14:paraId="0000001C" w14:textId="769C9B34" w:rsidR="00781766" w:rsidRPr="00A17ED7" w:rsidRDefault="0079061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b/>
          <w:sz w:val="24"/>
          <w:szCs w:val="24"/>
        </w:rPr>
      </w:pPr>
      <w:ins w:id="241" w:author="Egas, Alexandra" w:date="2024-06-06T11:12:00Z">
        <w:r>
          <w:rPr>
            <w:rFonts w:ascii="Arial Narrow" w:eastAsia="Arial Narrow" w:hAnsi="Arial Narrow" w:cs="Arial Narrow"/>
            <w:b/>
            <w:sz w:val="24"/>
            <w:szCs w:val="24"/>
          </w:rPr>
          <w:t>1</w:t>
        </w:r>
      </w:ins>
      <w:ins w:id="242" w:author="Egas, Alexandra" w:date="2024-06-06T13:20:00Z">
        <w:r w:rsidR="00380871">
          <w:rPr>
            <w:rFonts w:ascii="Arial Narrow" w:eastAsia="Arial Narrow" w:hAnsi="Arial Narrow" w:cs="Arial Narrow"/>
            <w:b/>
            <w:sz w:val="24"/>
            <w:szCs w:val="24"/>
          </w:rPr>
          <w:t>1</w:t>
        </w:r>
      </w:ins>
      <w:del w:id="243" w:author="Egas, Alexandra" w:date="2024-06-06T11:12:00Z">
        <w:r w:rsidRPr="00A17ED7" w:rsidDel="00790616">
          <w:rPr>
            <w:rFonts w:ascii="Arial Narrow" w:eastAsia="Arial Narrow" w:hAnsi="Arial Narrow" w:cs="Arial Narrow"/>
            <w:b/>
            <w:sz w:val="24"/>
            <w:szCs w:val="24"/>
          </w:rPr>
          <w:delText>9</w:delText>
        </w:r>
      </w:del>
      <w:r w:rsidRPr="00A17ED7">
        <w:rPr>
          <w:rFonts w:ascii="Arial Narrow" w:eastAsia="Arial Narrow" w:hAnsi="Arial Narrow" w:cs="Arial Narrow"/>
          <w:b/>
          <w:sz w:val="24"/>
          <w:szCs w:val="24"/>
        </w:rPr>
        <w:t>.-MODIFICACIONES AL AVISO DE PRIVACIDAD</w:t>
      </w:r>
    </w:p>
    <w:p w14:paraId="0000001D" w14:textId="41EFDC80" w:rsidR="00781766" w:rsidRPr="00A17ED7" w:rsidRDefault="00000000">
      <w:pPr>
        <w:pBdr>
          <w:top w:val="none" w:sz="0" w:space="0" w:color="D9D9E3"/>
          <w:left w:val="none" w:sz="0" w:space="0" w:color="D9D9E3"/>
          <w:bottom w:val="none" w:sz="0" w:space="0" w:color="D9D9E3"/>
          <w:right w:val="none" w:sz="0" w:space="0" w:color="D9D9E3"/>
          <w:between w:val="none" w:sz="0" w:space="0" w:color="D9D9E3"/>
        </w:pBdr>
        <w:spacing w:before="300" w:after="0"/>
        <w:jc w:val="both"/>
        <w:rPr>
          <w:rFonts w:ascii="Arial Narrow" w:eastAsia="Arial Narrow" w:hAnsi="Arial Narrow" w:cs="Arial Narrow"/>
          <w:sz w:val="24"/>
          <w:szCs w:val="24"/>
        </w:rPr>
      </w:pPr>
      <w:r w:rsidRPr="00A17ED7">
        <w:rPr>
          <w:rFonts w:ascii="Arial Narrow" w:eastAsia="Arial Narrow" w:hAnsi="Arial Narrow" w:cs="Arial Narrow"/>
          <w:b/>
          <w:sz w:val="24"/>
          <w:szCs w:val="24"/>
        </w:rPr>
        <w:t>RECO</w:t>
      </w:r>
      <w:r w:rsidRPr="00A17ED7">
        <w:rPr>
          <w:rFonts w:ascii="Arial Narrow" w:eastAsia="Arial Narrow" w:hAnsi="Arial Narrow" w:cs="Arial Narrow"/>
          <w:sz w:val="24"/>
          <w:szCs w:val="24"/>
        </w:rPr>
        <w:t xml:space="preserve"> se reserva el derecho de modificar</w:t>
      </w:r>
      <w:ins w:id="244" w:author="Egas, Alexandra" w:date="2024-06-06T12:40:00Z">
        <w:r w:rsidR="001F42C4">
          <w:rPr>
            <w:rFonts w:ascii="Arial Narrow" w:eastAsia="Arial Narrow" w:hAnsi="Arial Narrow" w:cs="Arial Narrow"/>
            <w:sz w:val="24"/>
            <w:szCs w:val="24"/>
          </w:rPr>
          <w:t xml:space="preserve"> y/o actualizar</w:t>
        </w:r>
      </w:ins>
      <w:r w:rsidRPr="00A17ED7">
        <w:rPr>
          <w:rFonts w:ascii="Arial Narrow" w:eastAsia="Arial Narrow" w:hAnsi="Arial Narrow" w:cs="Arial Narrow"/>
          <w:sz w:val="24"/>
          <w:szCs w:val="24"/>
        </w:rPr>
        <w:t xml:space="preserve"> el presente Aviso de Privacidad</w:t>
      </w:r>
      <w:ins w:id="245" w:author="Egas, Alexandra" w:date="2024-06-06T12:40:00Z">
        <w:r w:rsidR="001F42C4">
          <w:rPr>
            <w:rFonts w:ascii="Arial Narrow" w:eastAsia="Arial Narrow" w:hAnsi="Arial Narrow" w:cs="Arial Narrow"/>
            <w:sz w:val="24"/>
            <w:szCs w:val="24"/>
          </w:rPr>
          <w:t>, ya sea para adaptarla a futuros cambios norma</w:t>
        </w:r>
      </w:ins>
      <w:ins w:id="246" w:author="Egas, Alexandra" w:date="2024-06-06T12:41:00Z">
        <w:r w:rsidR="001F42C4">
          <w:rPr>
            <w:rFonts w:ascii="Arial Narrow" w:eastAsia="Arial Narrow" w:hAnsi="Arial Narrow" w:cs="Arial Narrow"/>
            <w:sz w:val="24"/>
            <w:szCs w:val="24"/>
          </w:rPr>
          <w:t>tivos o cambios internos</w:t>
        </w:r>
      </w:ins>
      <w:r w:rsidRPr="00A17ED7">
        <w:rPr>
          <w:rFonts w:ascii="Arial Narrow" w:eastAsia="Arial Narrow" w:hAnsi="Arial Narrow" w:cs="Arial Narrow"/>
          <w:sz w:val="24"/>
          <w:szCs w:val="24"/>
        </w:rPr>
        <w:t xml:space="preserve">. Cualquier cambio será notificado a través de nuestros canales de comunicación habituales y </w:t>
      </w:r>
      <w:proofErr w:type="gramStart"/>
      <w:r w:rsidRPr="00A17ED7">
        <w:rPr>
          <w:rFonts w:ascii="Arial Narrow" w:eastAsia="Arial Narrow" w:hAnsi="Arial Narrow" w:cs="Arial Narrow"/>
          <w:sz w:val="24"/>
          <w:szCs w:val="24"/>
        </w:rPr>
        <w:t>entrará en vigencia</w:t>
      </w:r>
      <w:proofErr w:type="gramEnd"/>
      <w:r w:rsidRPr="00A17ED7">
        <w:rPr>
          <w:rFonts w:ascii="Arial Narrow" w:eastAsia="Arial Narrow" w:hAnsi="Arial Narrow" w:cs="Arial Narrow"/>
          <w:sz w:val="24"/>
          <w:szCs w:val="24"/>
        </w:rPr>
        <w:t xml:space="preserve"> después de su publicación.</w:t>
      </w:r>
      <w:ins w:id="247" w:author="Egas, Alexandra" w:date="2024-06-06T12:42:00Z">
        <w:r w:rsidR="00FE54FA">
          <w:rPr>
            <w:rFonts w:ascii="Arial Narrow" w:eastAsia="Arial Narrow" w:hAnsi="Arial Narrow" w:cs="Arial Narrow"/>
            <w:sz w:val="24"/>
            <w:szCs w:val="24"/>
          </w:rPr>
          <w:t xml:space="preserve"> Cuando sea necesario, se le solicitará a </w:t>
        </w:r>
        <w:r w:rsidR="00FE54FA" w:rsidRPr="00FE54FA">
          <w:rPr>
            <w:rFonts w:ascii="Arial Narrow" w:eastAsia="Arial Narrow" w:hAnsi="Arial Narrow" w:cs="Arial Narrow"/>
            <w:b/>
            <w:bCs/>
            <w:sz w:val="24"/>
            <w:szCs w:val="24"/>
          </w:rPr>
          <w:t>EL USUARIO</w:t>
        </w:r>
        <w:r w:rsidR="00FE54FA">
          <w:rPr>
            <w:rFonts w:ascii="Arial Narrow" w:eastAsia="Arial Narrow" w:hAnsi="Arial Narrow" w:cs="Arial Narrow"/>
            <w:sz w:val="24"/>
            <w:szCs w:val="24"/>
          </w:rPr>
          <w:t xml:space="preserve"> su consentimiento, en cuyo caso </w:t>
        </w:r>
        <w:proofErr w:type="gramStart"/>
        <w:r w:rsidR="00FE54FA">
          <w:rPr>
            <w:rFonts w:ascii="Arial Narrow" w:eastAsia="Arial Narrow" w:hAnsi="Arial Narrow" w:cs="Arial Narrow"/>
            <w:sz w:val="24"/>
            <w:szCs w:val="24"/>
          </w:rPr>
          <w:t>entrará en vigencia</w:t>
        </w:r>
        <w:proofErr w:type="gramEnd"/>
        <w:r w:rsidR="00FE54FA">
          <w:rPr>
            <w:rFonts w:ascii="Arial Narrow" w:eastAsia="Arial Narrow" w:hAnsi="Arial Narrow" w:cs="Arial Narrow"/>
            <w:sz w:val="24"/>
            <w:szCs w:val="24"/>
          </w:rPr>
          <w:t xml:space="preserve"> cuando este </w:t>
        </w:r>
      </w:ins>
      <w:ins w:id="248" w:author="Egas, Alexandra" w:date="2024-06-06T12:43:00Z">
        <w:r w:rsidR="00FE54FA">
          <w:rPr>
            <w:rFonts w:ascii="Arial Narrow" w:eastAsia="Arial Narrow" w:hAnsi="Arial Narrow" w:cs="Arial Narrow"/>
            <w:sz w:val="24"/>
            <w:szCs w:val="24"/>
          </w:rPr>
          <w:t>lo haya otorgado.</w:t>
        </w:r>
      </w:ins>
    </w:p>
    <w:p w14:paraId="0000001E" w14:textId="77777777" w:rsidR="00781766" w:rsidRPr="00A17ED7" w:rsidRDefault="0078176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Arial Narrow" w:eastAsia="Arial Narrow" w:hAnsi="Arial Narrow" w:cs="Arial Narrow"/>
          <w:b/>
          <w:sz w:val="24"/>
          <w:szCs w:val="24"/>
        </w:rPr>
      </w:pPr>
    </w:p>
    <w:p w14:paraId="0000001F" w14:textId="77777777" w:rsidR="00781766" w:rsidRPr="00A17ED7" w:rsidRDefault="00781766">
      <w:pPr>
        <w:pBdr>
          <w:top w:val="none" w:sz="0" w:space="0" w:color="D9D9E3"/>
          <w:left w:val="none" w:sz="0" w:space="0" w:color="D9D9E3"/>
          <w:bottom w:val="none" w:sz="0" w:space="0" w:color="D9D9E3"/>
          <w:right w:val="none" w:sz="0" w:space="0" w:color="D9D9E3"/>
          <w:between w:val="none" w:sz="0" w:space="0" w:color="D9D9E3"/>
        </w:pBdr>
        <w:spacing w:before="300" w:after="300"/>
        <w:jc w:val="both"/>
        <w:rPr>
          <w:rFonts w:ascii="Roboto" w:eastAsia="Roboto" w:hAnsi="Roboto" w:cs="Roboto"/>
          <w:sz w:val="24"/>
          <w:szCs w:val="24"/>
        </w:rPr>
      </w:pPr>
    </w:p>
    <w:p w14:paraId="00000020" w14:textId="77777777" w:rsidR="00781766" w:rsidRPr="00A17ED7" w:rsidRDefault="00781766">
      <w:pPr>
        <w:pBdr>
          <w:top w:val="none" w:sz="0" w:space="0" w:color="D9D9E3"/>
          <w:left w:val="none" w:sz="0" w:space="0" w:color="D9D9E3"/>
          <w:bottom w:val="none" w:sz="0" w:space="0" w:color="D9D9E3"/>
          <w:right w:val="none" w:sz="0" w:space="0" w:color="D9D9E3"/>
          <w:between w:val="none" w:sz="0" w:space="0" w:color="D9D9E3"/>
        </w:pBdr>
        <w:spacing w:before="300" w:after="0"/>
        <w:jc w:val="both"/>
        <w:rPr>
          <w:rFonts w:ascii="Roboto" w:eastAsia="Roboto" w:hAnsi="Roboto" w:cs="Roboto"/>
          <w:sz w:val="24"/>
          <w:szCs w:val="24"/>
        </w:rPr>
      </w:pPr>
    </w:p>
    <w:p w14:paraId="00000021" w14:textId="77777777" w:rsidR="00781766" w:rsidRPr="00A17ED7" w:rsidRDefault="00781766">
      <w:pPr>
        <w:jc w:val="both"/>
        <w:rPr>
          <w:rFonts w:ascii="Arial Narrow" w:eastAsia="Arial Narrow" w:hAnsi="Arial Narrow" w:cs="Arial Narrow"/>
          <w:b/>
          <w:sz w:val="24"/>
          <w:szCs w:val="24"/>
        </w:rPr>
      </w:pPr>
    </w:p>
    <w:p w14:paraId="00000022" w14:textId="77777777" w:rsidR="00781766" w:rsidRPr="00A17ED7" w:rsidRDefault="00781766">
      <w:pPr>
        <w:jc w:val="both"/>
        <w:rPr>
          <w:rFonts w:ascii="Arial Narrow" w:eastAsia="Arial Narrow" w:hAnsi="Arial Narrow" w:cs="Arial Narrow"/>
          <w:sz w:val="24"/>
          <w:szCs w:val="24"/>
        </w:rPr>
      </w:pPr>
    </w:p>
    <w:sectPr w:rsidR="00781766" w:rsidRPr="00A17ED7">
      <w:pgSz w:w="11906" w:h="16838"/>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gas, Alexandra" w:date="2024-06-06T10:45:00Z" w:initials="AE">
    <w:p w14:paraId="426EBD93" w14:textId="77777777" w:rsidR="00FF3D56" w:rsidRDefault="00B87C29" w:rsidP="00FF3D56">
      <w:pPr>
        <w:pStyle w:val="Textocomentario"/>
      </w:pPr>
      <w:r>
        <w:rPr>
          <w:rStyle w:val="Refdecomentario"/>
        </w:rPr>
        <w:annotationRef/>
      </w:r>
      <w:r w:rsidR="00FF3D56">
        <w:t>No es contrario a norma, pero tampoco obligatorio consignar este dato. Recomiendo en todo caso sacarlo, porque si esto cambia tendrían que modificar la política, notificar el cambio a los usuarios y colgarla nuevamente en el sitio web.</w:t>
      </w:r>
    </w:p>
  </w:comment>
  <w:comment w:id="7" w:author="Egas, Alexandra" w:date="2024-06-06T10:51:00Z" w:initials="AE">
    <w:p w14:paraId="6B69DE59" w14:textId="77777777" w:rsidR="00FF3D56" w:rsidRDefault="00B87C29" w:rsidP="00FF3D56">
      <w:pPr>
        <w:pStyle w:val="Textocomentario"/>
      </w:pPr>
      <w:r>
        <w:rPr>
          <w:rStyle w:val="Refdecomentario"/>
        </w:rPr>
        <w:annotationRef/>
      </w:r>
      <w:r w:rsidR="00FF3D56">
        <w:t xml:space="preserve">La regulación de datos personales aplica solo para el tratamiento de datos de </w:t>
      </w:r>
      <w:r w:rsidR="00FF3D56">
        <w:rPr>
          <w:b/>
          <w:bCs/>
        </w:rPr>
        <w:t>personas naturales</w:t>
      </w:r>
      <w:r w:rsidR="00FF3D56">
        <w:t>.</w:t>
      </w:r>
    </w:p>
    <w:p w14:paraId="5783EF92" w14:textId="77777777" w:rsidR="00FF3D56" w:rsidRDefault="00FF3D56" w:rsidP="00FF3D56">
      <w:pPr>
        <w:pStyle w:val="Textocomentario"/>
      </w:pPr>
      <w:r>
        <w:t>Por otro lado, si la forma y tipo de datos que recolectan de los usuario de pago y los usuarios sin pago es distinta, hay que hacer la mención a ello en está política.</w:t>
      </w:r>
    </w:p>
    <w:p w14:paraId="25633F45" w14:textId="77777777" w:rsidR="00FF3D56" w:rsidRDefault="00FF3D56" w:rsidP="00FF3D56">
      <w:pPr>
        <w:pStyle w:val="Textocomentario"/>
      </w:pPr>
      <w:r>
        <w:rPr>
          <w:b/>
          <w:bCs/>
          <w:u w:val="single"/>
        </w:rPr>
        <w:t>Vanet</w:t>
      </w:r>
      <w:r>
        <w:t xml:space="preserve"> por favor confirmar.</w:t>
      </w:r>
    </w:p>
  </w:comment>
  <w:comment w:id="18" w:author="Egas, Alexandra" w:date="2024-06-06T10:54:00Z" w:initials="AE">
    <w:p w14:paraId="48EDF018" w14:textId="0F8E2A1A" w:rsidR="00A17ED7" w:rsidRDefault="00B87C29" w:rsidP="00A17ED7">
      <w:pPr>
        <w:pStyle w:val="Textocomentario"/>
      </w:pPr>
      <w:r>
        <w:rPr>
          <w:rStyle w:val="Refdecomentario"/>
        </w:rPr>
        <w:annotationRef/>
      </w:r>
      <w:r w:rsidR="00A17ED7">
        <w:t xml:space="preserve">Entiendo que toda esta política aplica a “usuario de pago”. Sin embargo, qué pasa con los “usuarios sin pago”, recolectan datos personales de ellos? . </w:t>
      </w:r>
      <w:r w:rsidR="00A17ED7">
        <w:rPr>
          <w:b/>
          <w:bCs/>
          <w:u w:val="single"/>
        </w:rPr>
        <w:t>Vanet</w:t>
      </w:r>
      <w:r w:rsidR="00A17ED7">
        <w:t>, por favor confirmar.</w:t>
      </w:r>
    </w:p>
  </w:comment>
  <w:comment w:id="26" w:author="Egas, Alexandra" w:date="2024-06-06T11:03:00Z" w:initials="AE">
    <w:p w14:paraId="790CC34F" w14:textId="77777777" w:rsidR="00A17ED7" w:rsidRDefault="00A17ED7" w:rsidP="00A17ED7">
      <w:pPr>
        <w:pStyle w:val="Textocomentario"/>
      </w:pPr>
      <w:r>
        <w:rPr>
          <w:rStyle w:val="Refdecomentario"/>
        </w:rPr>
        <w:annotationRef/>
      </w:r>
      <w:r>
        <w:t>Los bancos de datos deben ser inscritos en el Registro Nacional de Protección de Datos Personales (se inscriben las características del banco, no el contenido). Una vez que tengan el código de registro se deberá agregar en esta política.</w:t>
      </w:r>
    </w:p>
  </w:comment>
  <w:comment w:id="33" w:author="Egas, Alexandra" w:date="2024-06-06T11:08:00Z" w:initials="AE">
    <w:p w14:paraId="1490CAFD" w14:textId="77777777" w:rsidR="00FF3D56" w:rsidRDefault="00790616" w:rsidP="00FF3D56">
      <w:pPr>
        <w:pStyle w:val="Textocomentario"/>
      </w:pPr>
      <w:r>
        <w:rPr>
          <w:rStyle w:val="Refdecomentario"/>
        </w:rPr>
        <w:annotationRef/>
      </w:r>
      <w:r w:rsidR="00FF3D56">
        <w:t>Se deben separar, porque las finalidades adicionales no pueden estar incluidas en el mismo consentimiento que la persona dará al crear el usuario. Cuando se recolecta el consentimiento, debe darse la opción al usuario de no aceptar el uso de sus datos para las finalidades adicionales (debe tener un checkbox separado - no premarcado).</w:t>
      </w:r>
    </w:p>
  </w:comment>
  <w:comment w:id="50" w:author="Egas, Alexandra" w:date="2024-06-06T12:53:00Z" w:initials="AE">
    <w:p w14:paraId="199553B4" w14:textId="1A4C3F36" w:rsidR="00CF1B90" w:rsidRDefault="00CF1B90" w:rsidP="00CF1B90">
      <w:pPr>
        <w:pStyle w:val="Textocomentario"/>
      </w:pPr>
      <w:r>
        <w:rPr>
          <w:rStyle w:val="Refdecomentario"/>
        </w:rPr>
        <w:annotationRef/>
      </w:r>
      <w:r>
        <w:t>Cuando recopilen los datos de los usuarios mediante el formulario que necesitarán llenar estos para la creación del usuario deberán indicar qué datos son obligatorio y cuales no. Normalmente esto se hace incluyendo un asterico (*) en cada sección obligatoria.</w:t>
      </w:r>
    </w:p>
  </w:comment>
  <w:comment w:id="80" w:author="Egas, Alexandra" w:date="2024-06-06T11:26:00Z" w:initials="AE">
    <w:p w14:paraId="108F10FA" w14:textId="2AF3B750" w:rsidR="00EC3A0C" w:rsidRDefault="00EC3A0C" w:rsidP="00EC3A0C">
      <w:pPr>
        <w:pStyle w:val="Textocomentario"/>
      </w:pPr>
      <w:r>
        <w:rPr>
          <w:rStyle w:val="Refdecomentario"/>
        </w:rPr>
        <w:annotationRef/>
      </w:r>
      <w:r>
        <w:t>La información sobre los receptores debe ser consignada completa, identificando a cada uno, no puede dejarse de manera abierta o general.</w:t>
      </w:r>
    </w:p>
  </w:comment>
  <w:comment w:id="83" w:author="Egas, Alexandra" w:date="2024-06-06T11:56:00Z" w:initials="AE">
    <w:p w14:paraId="25FFFA4C" w14:textId="77777777" w:rsidR="00BD45D6" w:rsidRDefault="00210FCF" w:rsidP="00BD45D6">
      <w:pPr>
        <w:pStyle w:val="Textocomentario"/>
      </w:pPr>
      <w:r>
        <w:rPr>
          <w:rStyle w:val="Refdecomentario"/>
        </w:rPr>
        <w:annotationRef/>
      </w:r>
      <w:r w:rsidR="00BD45D6">
        <w:t>Es importante informar también si tendrán encargados del tratamiento. Los encargados del tratamiento son aquellas entidades que bajo ordenes del responsable (Vanet) procesan los datos personales por alguna relación que exista entre el responsable y el encargado. Por ejemplo, las empresas que prestan el servicio de pago de planillas a terceras empresas, serian encargados del tratamiento sobre los datos personales de los empleados de los responsables (las terceras empresas).</w:t>
      </w:r>
    </w:p>
    <w:p w14:paraId="7F73D115" w14:textId="77777777" w:rsidR="00BD45D6" w:rsidRDefault="00BD45D6" w:rsidP="00BD45D6">
      <w:pPr>
        <w:pStyle w:val="Textocomentario"/>
      </w:pPr>
      <w:r>
        <w:rPr>
          <w:b/>
          <w:bCs/>
          <w:u w:val="single"/>
        </w:rPr>
        <w:t>Vanet</w:t>
      </w:r>
      <w:r>
        <w:t>, por favor confirmar.</w:t>
      </w:r>
    </w:p>
  </w:comment>
  <w:comment w:id="104" w:author="Egas, Alexandra" w:date="2024-06-06T11:31:00Z" w:initials="AE">
    <w:p w14:paraId="771CC908" w14:textId="6242AF10" w:rsidR="00EC3A0C" w:rsidRDefault="00EC3A0C" w:rsidP="00EC3A0C">
      <w:pPr>
        <w:pStyle w:val="Textocomentario"/>
      </w:pPr>
      <w:r>
        <w:rPr>
          <w:rStyle w:val="Refdecomentario"/>
        </w:rPr>
        <w:annotationRef/>
      </w:r>
      <w:r>
        <w:t xml:space="preserve">Hay que incluir a todos los </w:t>
      </w:r>
      <w:r>
        <w:rPr>
          <w:b/>
          <w:bCs/>
        </w:rPr>
        <w:t>receptores nacionales y la finalidad.</w:t>
      </w:r>
    </w:p>
  </w:comment>
  <w:comment w:id="156" w:author="Egas, Alexandra" w:date="2024-06-06T11:38:00Z" w:initials="AE">
    <w:p w14:paraId="302A9866" w14:textId="77777777" w:rsidR="004164D6" w:rsidRDefault="004164D6" w:rsidP="004164D6">
      <w:pPr>
        <w:pStyle w:val="Textocomentario"/>
      </w:pPr>
      <w:r>
        <w:rPr>
          <w:rStyle w:val="Refdecomentario"/>
        </w:rPr>
        <w:annotationRef/>
      </w:r>
      <w:r>
        <w:t>Las páginas web suelen tener sus servidores fuera del territorio peruano. Tener el servidor fuera califica como una transferencia internacional para la autoridad de datos, por lo que se deben consignar sus datos aquí.</w:t>
      </w:r>
    </w:p>
  </w:comment>
  <w:comment w:id="146" w:author="Egas, Alexandra" w:date="2024-06-06T11:35:00Z" w:initials="AE">
    <w:p w14:paraId="0C1C8341" w14:textId="77777777" w:rsidR="00BD45D6" w:rsidRDefault="004E0239" w:rsidP="00BD45D6">
      <w:pPr>
        <w:pStyle w:val="Textocomentario"/>
      </w:pPr>
      <w:r>
        <w:rPr>
          <w:rStyle w:val="Refdecomentario"/>
        </w:rPr>
        <w:annotationRef/>
      </w:r>
      <w:r w:rsidR="00BD45D6">
        <w:t xml:space="preserve">Hay que incluir a todos los </w:t>
      </w:r>
      <w:r w:rsidR="00BD45D6">
        <w:rPr>
          <w:b/>
          <w:bCs/>
        </w:rPr>
        <w:t>receptores extranjeros, país y la finalidad.</w:t>
      </w:r>
    </w:p>
  </w:comment>
  <w:comment w:id="182" w:author="Egas, Alexandra" w:date="2024-06-06T12:07:00Z" w:initials="AE">
    <w:p w14:paraId="64B9EB7C" w14:textId="18DFDC87" w:rsidR="005B49B5" w:rsidRDefault="005B49B5" w:rsidP="005B49B5">
      <w:pPr>
        <w:pStyle w:val="Textocomentario"/>
      </w:pPr>
      <w:r>
        <w:rPr>
          <w:rStyle w:val="Refdecomentario"/>
        </w:rPr>
        <w:annotationRef/>
      </w:r>
      <w:r>
        <w:t>El plazo de conservación no puede ponerse de manera genérica. Puede establecerse un tiempo en días, meses o años o en todo caso poner algo similar a “</w:t>
      </w:r>
      <w:r>
        <w:rPr>
          <w:i/>
          <w:iCs/>
        </w:rPr>
        <w:t>hasta que EL USUARIO elimine su cuenta</w:t>
      </w:r>
      <w:r>
        <w:t>”.</w:t>
      </w:r>
    </w:p>
  </w:comment>
  <w:comment w:id="198" w:author="Egas, Alexandra" w:date="2024-06-06T12:29:00Z" w:initials="AE">
    <w:p w14:paraId="09CC01D5" w14:textId="77777777" w:rsidR="0008688A" w:rsidRDefault="0008688A" w:rsidP="0008688A">
      <w:pPr>
        <w:pStyle w:val="Textocomentario"/>
      </w:pPr>
      <w:r>
        <w:rPr>
          <w:rStyle w:val="Refdecomentario"/>
        </w:rPr>
        <w:annotationRef/>
      </w:r>
      <w:r>
        <w:t>Estos no son derechos reconocidos actualmente por la ley de datos local.</w:t>
      </w:r>
    </w:p>
  </w:comment>
  <w:comment w:id="209" w:author="Egas, Alexandra" w:date="2024-06-06T13:04:00Z" w:initials="AE">
    <w:p w14:paraId="1242AA2F" w14:textId="77777777" w:rsidR="00BD45D6" w:rsidRDefault="00BD45D6" w:rsidP="00BD45D6">
      <w:pPr>
        <w:pStyle w:val="Textocomentario"/>
      </w:pPr>
      <w:r>
        <w:rPr>
          <w:rStyle w:val="Refdecomentario"/>
        </w:rPr>
        <w:annotationRef/>
      </w:r>
      <w:r>
        <w:t>La idea es que uniformicen la forma en cómo pueden ejercer los derechos los usuarios, así que mejor es que siempre utilicen el formulario para no tener solicitudes dispersas.</w:t>
      </w:r>
    </w:p>
  </w:comment>
  <w:comment w:id="203" w:author="Egas, Alexandra" w:date="2024-06-06T12:36:00Z" w:initials="AE">
    <w:p w14:paraId="6200F01C" w14:textId="77777777" w:rsidR="00BD45D6" w:rsidRDefault="0008688A" w:rsidP="00BD45D6">
      <w:pPr>
        <w:pStyle w:val="Textocomentario"/>
      </w:pPr>
      <w:r>
        <w:rPr>
          <w:rStyle w:val="Refdecomentario"/>
        </w:rPr>
        <w:annotationRef/>
      </w:r>
      <w:r w:rsidR="00BD45D6">
        <w:t>La ley de datos no establece un proceso especifico para el ejercicio de derechos, pero debe buscar hacer el proceso lo más sencillo posibile para el usuario. Por ello:</w:t>
      </w:r>
    </w:p>
    <w:p w14:paraId="59085C4E" w14:textId="77777777" w:rsidR="00BD45D6" w:rsidRDefault="00BD45D6" w:rsidP="00BD45D6">
      <w:pPr>
        <w:pStyle w:val="Textocomentario"/>
      </w:pPr>
    </w:p>
    <w:p w14:paraId="30C9F906" w14:textId="77777777" w:rsidR="00BD45D6" w:rsidRDefault="00BD45D6" w:rsidP="00BD45D6">
      <w:pPr>
        <w:pStyle w:val="Textocomentario"/>
        <w:numPr>
          <w:ilvl w:val="0"/>
          <w:numId w:val="7"/>
        </w:numPr>
      </w:pPr>
      <w:r>
        <w:t>Se recomienda habilitar algun correo electronico donde puedan ser remitidas las solicitudes.</w:t>
      </w:r>
    </w:p>
    <w:p w14:paraId="343C2B29" w14:textId="77777777" w:rsidR="00BD45D6" w:rsidRDefault="00BD45D6" w:rsidP="00BD45D6">
      <w:pPr>
        <w:pStyle w:val="Textocomentario"/>
        <w:numPr>
          <w:ilvl w:val="0"/>
          <w:numId w:val="7"/>
        </w:numPr>
      </w:pPr>
      <w:r>
        <w:t xml:space="preserve"> Tomando en cuenta lo señalado líneas arriba (de este comentario) deben incluir un link desde donde se pueda descargar el formulario o por lo menos indicar donde podrán encontrar el formulario.</w:t>
      </w:r>
    </w:p>
  </w:comment>
  <w:comment w:id="233" w:author="Egas, Alexandra" w:date="2024-06-06T12:48:00Z" w:initials="AE">
    <w:p w14:paraId="51C04B81" w14:textId="2A2CC70D" w:rsidR="00FE54FA" w:rsidRDefault="00FE54FA" w:rsidP="00FE54FA">
      <w:pPr>
        <w:pStyle w:val="Textocomentario"/>
      </w:pPr>
      <w:r>
        <w:rPr>
          <w:rStyle w:val="Refdecomentario"/>
        </w:rPr>
        <w:annotationRef/>
      </w:r>
      <w:r>
        <w:t>Deberán contar con un cookie banner que informe sobre el uso de cookies en cuanto se abra el sitio web. El cookie banner debe especificar cuales son las cookies necesarias (aquella esenciales para el funcionamiento del sitio), las cuales no requieren aceptación/consentimiento y cuales son las cookies adicionales (aquellas que se utilizan para temas de publicidad/marketing), las cuales sí necesitan contar con la autorización/consentimiento para poder ser utilizadas.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6EBD93" w15:done="0"/>
  <w15:commentEx w15:paraId="25633F45" w15:done="0"/>
  <w15:commentEx w15:paraId="48EDF018" w15:done="0"/>
  <w15:commentEx w15:paraId="790CC34F" w15:done="0"/>
  <w15:commentEx w15:paraId="1490CAFD" w15:done="0"/>
  <w15:commentEx w15:paraId="199553B4" w15:done="0"/>
  <w15:commentEx w15:paraId="108F10FA" w15:done="0"/>
  <w15:commentEx w15:paraId="7F73D115" w15:done="0"/>
  <w15:commentEx w15:paraId="771CC908" w15:done="0"/>
  <w15:commentEx w15:paraId="302A9866" w15:done="0"/>
  <w15:commentEx w15:paraId="0C1C8341" w15:done="0"/>
  <w15:commentEx w15:paraId="64B9EB7C" w15:done="0"/>
  <w15:commentEx w15:paraId="09CC01D5" w15:done="0"/>
  <w15:commentEx w15:paraId="1242AA2F" w15:done="0"/>
  <w15:commentEx w15:paraId="343C2B29" w15:done="0"/>
  <w15:commentEx w15:paraId="51C04B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CDE630D" w16cex:dateUtc="2024-06-06T15:45:00Z"/>
  <w16cex:commentExtensible w16cex:durableId="3B9CB0C1" w16cex:dateUtc="2024-06-06T15:51:00Z"/>
  <w16cex:commentExtensible w16cex:durableId="4F3B9FB0" w16cex:dateUtc="2024-06-06T15:54:00Z"/>
  <w16cex:commentExtensible w16cex:durableId="7A95B923" w16cex:dateUtc="2024-06-06T16:03:00Z"/>
  <w16cex:commentExtensible w16cex:durableId="4C7EC8EE" w16cex:dateUtc="2024-06-06T16:08:00Z"/>
  <w16cex:commentExtensible w16cex:durableId="5BF16C9F" w16cex:dateUtc="2024-06-06T17:53:00Z"/>
  <w16cex:commentExtensible w16cex:durableId="16B3B009" w16cex:dateUtc="2024-06-06T16:26:00Z"/>
  <w16cex:commentExtensible w16cex:durableId="1E7E4C6E" w16cex:dateUtc="2024-06-06T16:56:00Z"/>
  <w16cex:commentExtensible w16cex:durableId="62F575D7" w16cex:dateUtc="2024-06-06T16:31:00Z"/>
  <w16cex:commentExtensible w16cex:durableId="0F4E5AB0" w16cex:dateUtc="2024-06-06T16:38:00Z"/>
  <w16cex:commentExtensible w16cex:durableId="48F7B5BB" w16cex:dateUtc="2024-06-06T16:35:00Z"/>
  <w16cex:commentExtensible w16cex:durableId="1CCEA5CB" w16cex:dateUtc="2024-06-06T17:07:00Z"/>
  <w16cex:commentExtensible w16cex:durableId="13BA4AEB" w16cex:dateUtc="2024-06-06T17:29:00Z"/>
  <w16cex:commentExtensible w16cex:durableId="47EA00F9" w16cex:dateUtc="2024-06-06T18:04:00Z"/>
  <w16cex:commentExtensible w16cex:durableId="43CCD432" w16cex:dateUtc="2024-06-06T17:36:00Z"/>
  <w16cex:commentExtensible w16cex:durableId="72EE7867" w16cex:dateUtc="2024-06-06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6EBD93" w16cid:durableId="3CDE630D"/>
  <w16cid:commentId w16cid:paraId="25633F45" w16cid:durableId="3B9CB0C1"/>
  <w16cid:commentId w16cid:paraId="48EDF018" w16cid:durableId="4F3B9FB0"/>
  <w16cid:commentId w16cid:paraId="790CC34F" w16cid:durableId="7A95B923"/>
  <w16cid:commentId w16cid:paraId="1490CAFD" w16cid:durableId="4C7EC8EE"/>
  <w16cid:commentId w16cid:paraId="199553B4" w16cid:durableId="5BF16C9F"/>
  <w16cid:commentId w16cid:paraId="108F10FA" w16cid:durableId="16B3B009"/>
  <w16cid:commentId w16cid:paraId="7F73D115" w16cid:durableId="1E7E4C6E"/>
  <w16cid:commentId w16cid:paraId="771CC908" w16cid:durableId="62F575D7"/>
  <w16cid:commentId w16cid:paraId="302A9866" w16cid:durableId="0F4E5AB0"/>
  <w16cid:commentId w16cid:paraId="0C1C8341" w16cid:durableId="48F7B5BB"/>
  <w16cid:commentId w16cid:paraId="64B9EB7C" w16cid:durableId="1CCEA5CB"/>
  <w16cid:commentId w16cid:paraId="09CC01D5" w16cid:durableId="13BA4AEB"/>
  <w16cid:commentId w16cid:paraId="1242AA2F" w16cid:durableId="47EA00F9"/>
  <w16cid:commentId w16cid:paraId="343C2B29" w16cid:durableId="43CCD432"/>
  <w16cid:commentId w16cid:paraId="51C04B81" w16cid:durableId="72EE78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51E39"/>
    <w:multiLevelType w:val="multilevel"/>
    <w:tmpl w:val="6A12AA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3290532"/>
    <w:multiLevelType w:val="hybridMultilevel"/>
    <w:tmpl w:val="E66C4BB8"/>
    <w:lvl w:ilvl="0" w:tplc="60BC6D0E">
      <w:start w:val="1"/>
      <w:numFmt w:val="lowerRoman"/>
      <w:lvlText w:val="%1)"/>
      <w:lvlJc w:val="right"/>
      <w:pPr>
        <w:ind w:left="1020" w:hanging="360"/>
      </w:pPr>
    </w:lvl>
    <w:lvl w:ilvl="1" w:tplc="1F267CC2">
      <w:start w:val="1"/>
      <w:numFmt w:val="lowerRoman"/>
      <w:lvlText w:val="%2)"/>
      <w:lvlJc w:val="right"/>
      <w:pPr>
        <w:ind w:left="1020" w:hanging="360"/>
      </w:pPr>
    </w:lvl>
    <w:lvl w:ilvl="2" w:tplc="AC604F44">
      <w:start w:val="1"/>
      <w:numFmt w:val="lowerRoman"/>
      <w:lvlText w:val="%3)"/>
      <w:lvlJc w:val="right"/>
      <w:pPr>
        <w:ind w:left="1020" w:hanging="360"/>
      </w:pPr>
    </w:lvl>
    <w:lvl w:ilvl="3" w:tplc="6B983BFA">
      <w:start w:val="1"/>
      <w:numFmt w:val="lowerRoman"/>
      <w:lvlText w:val="%4)"/>
      <w:lvlJc w:val="right"/>
      <w:pPr>
        <w:ind w:left="1020" w:hanging="360"/>
      </w:pPr>
    </w:lvl>
    <w:lvl w:ilvl="4" w:tplc="305484E4">
      <w:start w:val="1"/>
      <w:numFmt w:val="lowerRoman"/>
      <w:lvlText w:val="%5)"/>
      <w:lvlJc w:val="right"/>
      <w:pPr>
        <w:ind w:left="1020" w:hanging="360"/>
      </w:pPr>
    </w:lvl>
    <w:lvl w:ilvl="5" w:tplc="89A61E16">
      <w:start w:val="1"/>
      <w:numFmt w:val="lowerRoman"/>
      <w:lvlText w:val="%6)"/>
      <w:lvlJc w:val="right"/>
      <w:pPr>
        <w:ind w:left="1020" w:hanging="360"/>
      </w:pPr>
    </w:lvl>
    <w:lvl w:ilvl="6" w:tplc="A906DA0C">
      <w:start w:val="1"/>
      <w:numFmt w:val="lowerRoman"/>
      <w:lvlText w:val="%7)"/>
      <w:lvlJc w:val="right"/>
      <w:pPr>
        <w:ind w:left="1020" w:hanging="360"/>
      </w:pPr>
    </w:lvl>
    <w:lvl w:ilvl="7" w:tplc="9D7AB6BA">
      <w:start w:val="1"/>
      <w:numFmt w:val="lowerRoman"/>
      <w:lvlText w:val="%8)"/>
      <w:lvlJc w:val="right"/>
      <w:pPr>
        <w:ind w:left="1020" w:hanging="360"/>
      </w:pPr>
    </w:lvl>
    <w:lvl w:ilvl="8" w:tplc="7E1437C6">
      <w:start w:val="1"/>
      <w:numFmt w:val="lowerRoman"/>
      <w:lvlText w:val="%9)"/>
      <w:lvlJc w:val="right"/>
      <w:pPr>
        <w:ind w:left="1020" w:hanging="360"/>
      </w:pPr>
    </w:lvl>
  </w:abstractNum>
  <w:abstractNum w:abstractNumId="2" w15:restartNumberingAfterBreak="0">
    <w:nsid w:val="24AC23D9"/>
    <w:multiLevelType w:val="multilevel"/>
    <w:tmpl w:val="D37CBE00"/>
    <w:lvl w:ilvl="0">
      <w:start w:val="4"/>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C026B0"/>
    <w:multiLevelType w:val="multilevel"/>
    <w:tmpl w:val="B6BCD6E4"/>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F272ED"/>
    <w:multiLevelType w:val="hybridMultilevel"/>
    <w:tmpl w:val="6E983130"/>
    <w:lvl w:ilvl="0" w:tplc="69461392">
      <w:start w:val="1"/>
      <w:numFmt w:val="lowerRoman"/>
      <w:lvlText w:val="%1)"/>
      <w:lvlJc w:val="right"/>
      <w:pPr>
        <w:ind w:left="1020" w:hanging="360"/>
      </w:pPr>
    </w:lvl>
    <w:lvl w:ilvl="1" w:tplc="465A6536">
      <w:start w:val="1"/>
      <w:numFmt w:val="lowerRoman"/>
      <w:lvlText w:val="%2)"/>
      <w:lvlJc w:val="right"/>
      <w:pPr>
        <w:ind w:left="1020" w:hanging="360"/>
      </w:pPr>
    </w:lvl>
    <w:lvl w:ilvl="2" w:tplc="2AC2DD84">
      <w:start w:val="1"/>
      <w:numFmt w:val="lowerRoman"/>
      <w:lvlText w:val="%3)"/>
      <w:lvlJc w:val="right"/>
      <w:pPr>
        <w:ind w:left="1020" w:hanging="360"/>
      </w:pPr>
    </w:lvl>
    <w:lvl w:ilvl="3" w:tplc="8EE6702E">
      <w:start w:val="1"/>
      <w:numFmt w:val="lowerRoman"/>
      <w:lvlText w:val="%4)"/>
      <w:lvlJc w:val="right"/>
      <w:pPr>
        <w:ind w:left="1020" w:hanging="360"/>
      </w:pPr>
    </w:lvl>
    <w:lvl w:ilvl="4" w:tplc="03121E54">
      <w:start w:val="1"/>
      <w:numFmt w:val="lowerRoman"/>
      <w:lvlText w:val="%5)"/>
      <w:lvlJc w:val="right"/>
      <w:pPr>
        <w:ind w:left="1020" w:hanging="360"/>
      </w:pPr>
    </w:lvl>
    <w:lvl w:ilvl="5" w:tplc="BE8694B4">
      <w:start w:val="1"/>
      <w:numFmt w:val="lowerRoman"/>
      <w:lvlText w:val="%6)"/>
      <w:lvlJc w:val="right"/>
      <w:pPr>
        <w:ind w:left="1020" w:hanging="360"/>
      </w:pPr>
    </w:lvl>
    <w:lvl w:ilvl="6" w:tplc="2098F248">
      <w:start w:val="1"/>
      <w:numFmt w:val="lowerRoman"/>
      <w:lvlText w:val="%7)"/>
      <w:lvlJc w:val="right"/>
      <w:pPr>
        <w:ind w:left="1020" w:hanging="360"/>
      </w:pPr>
    </w:lvl>
    <w:lvl w:ilvl="7" w:tplc="6944C9AE">
      <w:start w:val="1"/>
      <w:numFmt w:val="lowerRoman"/>
      <w:lvlText w:val="%8)"/>
      <w:lvlJc w:val="right"/>
      <w:pPr>
        <w:ind w:left="1020" w:hanging="360"/>
      </w:pPr>
    </w:lvl>
    <w:lvl w:ilvl="8" w:tplc="C84A40A0">
      <w:start w:val="1"/>
      <w:numFmt w:val="lowerRoman"/>
      <w:lvlText w:val="%9)"/>
      <w:lvlJc w:val="right"/>
      <w:pPr>
        <w:ind w:left="1020" w:hanging="360"/>
      </w:pPr>
    </w:lvl>
  </w:abstractNum>
  <w:abstractNum w:abstractNumId="5" w15:restartNumberingAfterBreak="0">
    <w:nsid w:val="6C5B1C9A"/>
    <w:multiLevelType w:val="hybridMultilevel"/>
    <w:tmpl w:val="D1D2F752"/>
    <w:lvl w:ilvl="0" w:tplc="C4EE8EF8">
      <w:start w:val="1"/>
      <w:numFmt w:val="lowerRoman"/>
      <w:lvlText w:val="%1)"/>
      <w:lvlJc w:val="right"/>
      <w:pPr>
        <w:ind w:left="1020" w:hanging="360"/>
      </w:pPr>
    </w:lvl>
    <w:lvl w:ilvl="1" w:tplc="55F4F95E">
      <w:start w:val="1"/>
      <w:numFmt w:val="lowerRoman"/>
      <w:lvlText w:val="%2)"/>
      <w:lvlJc w:val="right"/>
      <w:pPr>
        <w:ind w:left="1020" w:hanging="360"/>
      </w:pPr>
    </w:lvl>
    <w:lvl w:ilvl="2" w:tplc="2AE4B8F8">
      <w:start w:val="1"/>
      <w:numFmt w:val="lowerRoman"/>
      <w:lvlText w:val="%3)"/>
      <w:lvlJc w:val="right"/>
      <w:pPr>
        <w:ind w:left="1020" w:hanging="360"/>
      </w:pPr>
    </w:lvl>
    <w:lvl w:ilvl="3" w:tplc="8B4E9BF0">
      <w:start w:val="1"/>
      <w:numFmt w:val="lowerRoman"/>
      <w:lvlText w:val="%4)"/>
      <w:lvlJc w:val="right"/>
      <w:pPr>
        <w:ind w:left="1020" w:hanging="360"/>
      </w:pPr>
    </w:lvl>
    <w:lvl w:ilvl="4" w:tplc="BF4EAE14">
      <w:start w:val="1"/>
      <w:numFmt w:val="lowerRoman"/>
      <w:lvlText w:val="%5)"/>
      <w:lvlJc w:val="right"/>
      <w:pPr>
        <w:ind w:left="1020" w:hanging="360"/>
      </w:pPr>
    </w:lvl>
    <w:lvl w:ilvl="5" w:tplc="C284BB9E">
      <w:start w:val="1"/>
      <w:numFmt w:val="lowerRoman"/>
      <w:lvlText w:val="%6)"/>
      <w:lvlJc w:val="right"/>
      <w:pPr>
        <w:ind w:left="1020" w:hanging="360"/>
      </w:pPr>
    </w:lvl>
    <w:lvl w:ilvl="6" w:tplc="0B4A59A0">
      <w:start w:val="1"/>
      <w:numFmt w:val="lowerRoman"/>
      <w:lvlText w:val="%7)"/>
      <w:lvlJc w:val="right"/>
      <w:pPr>
        <w:ind w:left="1020" w:hanging="360"/>
      </w:pPr>
    </w:lvl>
    <w:lvl w:ilvl="7" w:tplc="CBE0F49C">
      <w:start w:val="1"/>
      <w:numFmt w:val="lowerRoman"/>
      <w:lvlText w:val="%8)"/>
      <w:lvlJc w:val="right"/>
      <w:pPr>
        <w:ind w:left="1020" w:hanging="360"/>
      </w:pPr>
    </w:lvl>
    <w:lvl w:ilvl="8" w:tplc="B456DEF0">
      <w:start w:val="1"/>
      <w:numFmt w:val="lowerRoman"/>
      <w:lvlText w:val="%9)"/>
      <w:lvlJc w:val="right"/>
      <w:pPr>
        <w:ind w:left="1020" w:hanging="360"/>
      </w:pPr>
    </w:lvl>
  </w:abstractNum>
  <w:abstractNum w:abstractNumId="6" w15:restartNumberingAfterBreak="0">
    <w:nsid w:val="7B6B1418"/>
    <w:multiLevelType w:val="hybridMultilevel"/>
    <w:tmpl w:val="22BA8906"/>
    <w:lvl w:ilvl="0" w:tplc="2048C3FC">
      <w:start w:val="1"/>
      <w:numFmt w:val="lowerRoman"/>
      <w:lvlText w:val="%1)"/>
      <w:lvlJc w:val="right"/>
      <w:pPr>
        <w:ind w:left="1020" w:hanging="360"/>
      </w:pPr>
    </w:lvl>
    <w:lvl w:ilvl="1" w:tplc="4DEA754C">
      <w:start w:val="1"/>
      <w:numFmt w:val="lowerRoman"/>
      <w:lvlText w:val="%2)"/>
      <w:lvlJc w:val="right"/>
      <w:pPr>
        <w:ind w:left="1020" w:hanging="360"/>
      </w:pPr>
    </w:lvl>
    <w:lvl w:ilvl="2" w:tplc="58A66FB6">
      <w:start w:val="1"/>
      <w:numFmt w:val="lowerRoman"/>
      <w:lvlText w:val="%3)"/>
      <w:lvlJc w:val="right"/>
      <w:pPr>
        <w:ind w:left="1020" w:hanging="360"/>
      </w:pPr>
    </w:lvl>
    <w:lvl w:ilvl="3" w:tplc="F4449B3C">
      <w:start w:val="1"/>
      <w:numFmt w:val="lowerRoman"/>
      <w:lvlText w:val="%4)"/>
      <w:lvlJc w:val="right"/>
      <w:pPr>
        <w:ind w:left="1020" w:hanging="360"/>
      </w:pPr>
    </w:lvl>
    <w:lvl w:ilvl="4" w:tplc="DE7E1A20">
      <w:start w:val="1"/>
      <w:numFmt w:val="lowerRoman"/>
      <w:lvlText w:val="%5)"/>
      <w:lvlJc w:val="right"/>
      <w:pPr>
        <w:ind w:left="1020" w:hanging="360"/>
      </w:pPr>
    </w:lvl>
    <w:lvl w:ilvl="5" w:tplc="BE067018">
      <w:start w:val="1"/>
      <w:numFmt w:val="lowerRoman"/>
      <w:lvlText w:val="%6)"/>
      <w:lvlJc w:val="right"/>
      <w:pPr>
        <w:ind w:left="1020" w:hanging="360"/>
      </w:pPr>
    </w:lvl>
    <w:lvl w:ilvl="6" w:tplc="D6CE13C8">
      <w:start w:val="1"/>
      <w:numFmt w:val="lowerRoman"/>
      <w:lvlText w:val="%7)"/>
      <w:lvlJc w:val="right"/>
      <w:pPr>
        <w:ind w:left="1020" w:hanging="360"/>
      </w:pPr>
    </w:lvl>
    <w:lvl w:ilvl="7" w:tplc="288CD048">
      <w:start w:val="1"/>
      <w:numFmt w:val="lowerRoman"/>
      <w:lvlText w:val="%8)"/>
      <w:lvlJc w:val="right"/>
      <w:pPr>
        <w:ind w:left="1020" w:hanging="360"/>
      </w:pPr>
    </w:lvl>
    <w:lvl w:ilvl="8" w:tplc="E24C1728">
      <w:start w:val="1"/>
      <w:numFmt w:val="lowerRoman"/>
      <w:lvlText w:val="%9)"/>
      <w:lvlJc w:val="right"/>
      <w:pPr>
        <w:ind w:left="1020" w:hanging="360"/>
      </w:pPr>
    </w:lvl>
  </w:abstractNum>
  <w:num w:numId="1" w16cid:durableId="679619268">
    <w:abstractNumId w:val="3"/>
  </w:num>
  <w:num w:numId="2" w16cid:durableId="2099986522">
    <w:abstractNumId w:val="0"/>
  </w:num>
  <w:num w:numId="3" w16cid:durableId="2014720099">
    <w:abstractNumId w:val="1"/>
  </w:num>
  <w:num w:numId="4" w16cid:durableId="1309093653">
    <w:abstractNumId w:val="4"/>
  </w:num>
  <w:num w:numId="5" w16cid:durableId="464931851">
    <w:abstractNumId w:val="5"/>
  </w:num>
  <w:num w:numId="6" w16cid:durableId="1128741212">
    <w:abstractNumId w:val="2"/>
  </w:num>
  <w:num w:numId="7" w16cid:durableId="149379082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gas, Alexandra">
    <w15:presenceInfo w15:providerId="AD" w15:userId="S::alexandra.egas@dentons.com::e409265e-041a-4794-8ee1-11a3a0070e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766"/>
    <w:rsid w:val="00036A8D"/>
    <w:rsid w:val="0008688A"/>
    <w:rsid w:val="001F42C4"/>
    <w:rsid w:val="00210FCF"/>
    <w:rsid w:val="00380871"/>
    <w:rsid w:val="004164D6"/>
    <w:rsid w:val="004E0239"/>
    <w:rsid w:val="005B49B5"/>
    <w:rsid w:val="00697A76"/>
    <w:rsid w:val="00781766"/>
    <w:rsid w:val="00790616"/>
    <w:rsid w:val="00A17ED7"/>
    <w:rsid w:val="00A76960"/>
    <w:rsid w:val="00B87C29"/>
    <w:rsid w:val="00BD45D6"/>
    <w:rsid w:val="00C50F11"/>
    <w:rsid w:val="00CF1B90"/>
    <w:rsid w:val="00EC3A0C"/>
    <w:rsid w:val="00FE54FA"/>
    <w:rsid w:val="00FF3D56"/>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431EC"/>
  <w15:docId w15:val="{88172BF0-B128-4212-B058-287FEC40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B87C29"/>
    <w:rPr>
      <w:sz w:val="16"/>
      <w:szCs w:val="16"/>
    </w:rPr>
  </w:style>
  <w:style w:type="paragraph" w:styleId="Textocomentario">
    <w:name w:val="annotation text"/>
    <w:basedOn w:val="Normal"/>
    <w:link w:val="TextocomentarioCar"/>
    <w:uiPriority w:val="99"/>
    <w:unhideWhenUsed/>
    <w:rsid w:val="00B87C29"/>
    <w:pPr>
      <w:spacing w:line="240" w:lineRule="auto"/>
    </w:pPr>
    <w:rPr>
      <w:sz w:val="20"/>
      <w:szCs w:val="20"/>
    </w:rPr>
  </w:style>
  <w:style w:type="character" w:customStyle="1" w:styleId="TextocomentarioCar">
    <w:name w:val="Texto comentario Car"/>
    <w:basedOn w:val="Fuentedeprrafopredeter"/>
    <w:link w:val="Textocomentario"/>
    <w:uiPriority w:val="99"/>
    <w:rsid w:val="00B87C29"/>
    <w:rPr>
      <w:sz w:val="20"/>
      <w:szCs w:val="20"/>
    </w:rPr>
  </w:style>
  <w:style w:type="paragraph" w:styleId="Asuntodelcomentario">
    <w:name w:val="annotation subject"/>
    <w:basedOn w:val="Textocomentario"/>
    <w:next w:val="Textocomentario"/>
    <w:link w:val="AsuntodelcomentarioCar"/>
    <w:uiPriority w:val="99"/>
    <w:semiHidden/>
    <w:unhideWhenUsed/>
    <w:rsid w:val="00B87C29"/>
    <w:rPr>
      <w:b/>
      <w:bCs/>
    </w:rPr>
  </w:style>
  <w:style w:type="character" w:customStyle="1" w:styleId="AsuntodelcomentarioCar">
    <w:name w:val="Asunto del comentario Car"/>
    <w:basedOn w:val="TextocomentarioCar"/>
    <w:link w:val="Asuntodelcomentario"/>
    <w:uiPriority w:val="99"/>
    <w:semiHidden/>
    <w:rsid w:val="00B87C29"/>
    <w:rPr>
      <w:b/>
      <w:bCs/>
      <w:sz w:val="20"/>
      <w:szCs w:val="20"/>
    </w:rPr>
  </w:style>
  <w:style w:type="paragraph" w:styleId="Revisin">
    <w:name w:val="Revision"/>
    <w:hidden/>
    <w:uiPriority w:val="99"/>
    <w:semiHidden/>
    <w:rsid w:val="00B87C29"/>
    <w:pPr>
      <w:spacing w:after="0" w:line="240" w:lineRule="auto"/>
    </w:pPr>
  </w:style>
  <w:style w:type="table" w:styleId="Tablaconcuadrcula">
    <w:name w:val="Table Grid"/>
    <w:basedOn w:val="Tablanormal"/>
    <w:uiPriority w:val="39"/>
    <w:rsid w:val="00EC3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868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CBsLM1KXkVC47u/QBn+GbJdfQ==">CgMxLjA4AHIhMXRMSWNkOVpKWEJlTEVyaVlYbjF4d0x2eWJVNzEtczNz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1267</Words>
  <Characters>6974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Dentons</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Egas, Alexandra</dc:creator>
  <cp:lastModifiedBy>Egas, Alexandra</cp:lastModifiedBy>
  <cp:revision>9</cp:revision>
  <dcterms:created xsi:type="dcterms:W3CDTF">2024-06-06T16:32:00Z</dcterms:created>
  <dcterms:modified xsi:type="dcterms:W3CDTF">2024-06-06T18:20:00Z</dcterms:modified>
</cp:coreProperties>
</file>